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CCC3" w14:textId="77777777" w:rsidR="00A61419" w:rsidRDefault="00000000">
      <w:pPr>
        <w:pStyle w:val="Title"/>
      </w:pPr>
      <w:r>
        <w:t>ChatHealthy FindCare — Prompt Factory Architecture Design</w:t>
      </w:r>
    </w:p>
    <w:p w14:paraId="460707CB" w14:textId="77777777" w:rsidR="00A61419" w:rsidRDefault="00000000">
      <w:r>
        <w:rPr>
          <w:b/>
        </w:rPr>
        <w:t xml:space="preserve">Version: </w:t>
      </w:r>
      <w:r>
        <w:t>Draft 4.0</w:t>
      </w:r>
    </w:p>
    <w:p w14:paraId="16C2BE02" w14:textId="77777777" w:rsidR="00A61419" w:rsidRDefault="00000000">
      <w:r>
        <w:rPr>
          <w:b/>
        </w:rPr>
        <w:t xml:space="preserve">Date: </w:t>
      </w:r>
      <w:r>
        <w:t>April 15, 2026</w:t>
      </w:r>
    </w:p>
    <w:p w14:paraId="4800133D" w14:textId="77777777" w:rsidR="00A61419" w:rsidRDefault="00000000">
      <w:r>
        <w:rPr>
          <w:b/>
        </w:rPr>
        <w:t xml:space="preserve">Authors: </w:t>
      </w:r>
      <w:r>
        <w:t>Skip Snow (CTO/CEO), Claude Opus 4.6</w:t>
      </w:r>
    </w:p>
    <w:p w14:paraId="45EEF40F" w14:textId="77777777" w:rsidR="00A61419" w:rsidRDefault="00000000">
      <w:r>
        <w:rPr>
          <w:b/>
        </w:rPr>
        <w:t xml:space="preserve">Pattern: </w:t>
      </w:r>
      <w:r>
        <w:t>Assembly Factory with Neighbor-Aware Sub-Factory Composition</w:t>
      </w:r>
    </w:p>
    <w:p w14:paraId="7B15C8AD" w14:textId="77777777" w:rsidR="00A61419" w:rsidRDefault="00000000">
      <w:r>
        <w:rPr>
          <w:b/>
        </w:rPr>
        <w:t xml:space="preserve">Status: </w:t>
      </w:r>
      <w:r>
        <w:t>Design — Boss review required</w:t>
      </w:r>
    </w:p>
    <w:p w14:paraId="0DC07DE7" w14:textId="77777777" w:rsidR="00A61419" w:rsidRDefault="00000000">
      <w:r>
        <w:rPr>
          <w:b/>
        </w:rPr>
        <w:t xml:space="preserve">Copyright: </w:t>
      </w:r>
      <w:r>
        <w:t>ChatHealthy.ai LLC.</w:t>
      </w:r>
    </w:p>
    <w:p w14:paraId="2CAAAD82" w14:textId="77777777" w:rsidR="00A61419" w:rsidRDefault="00000000">
      <w:r>
        <w:t>____________________________________________________________</w:t>
      </w:r>
    </w:p>
    <w:p w14:paraId="2ACF1C9C" w14:textId="77777777" w:rsidR="00A61419" w:rsidRDefault="00000000">
      <w:pPr>
        <w:pStyle w:val="Heading1"/>
      </w:pPr>
      <w:r>
        <w:t>1. Problem Statement</w:t>
      </w:r>
    </w:p>
    <w:p w14:paraId="668951FB" w14:textId="77777777" w:rsidR="00A61419" w:rsidRDefault="00000000">
      <w:r>
        <w:t>ChatHealthy FindCare has a fully functional backend with 10 domain services, a tool router, an LLM chat loop, safety filtering, lead capture, clinical trials search, URL validation, and provider search — all accessible through a /chat endpoint.</w:t>
      </w:r>
    </w:p>
    <w:p w14:paraId="3D1AE4B3" w14:textId="77777777" w:rsidR="00A61419" w:rsidRDefault="00000000">
      <w:r>
        <w:t>None of it is reachable by users.</w:t>
      </w:r>
    </w:p>
    <w:p w14:paraId="4BC46AB0" w14:textId="77777777" w:rsidR="00A61419" w:rsidRDefault="00000000">
      <w:r>
        <w:t>The current production UI (FindCareApp.tsx) bypasses /chat entirely. It calls /classify (vector search for specialties) and /search (direct MongoDB query) — two endpoints that skip every backend capability except raw provider lookup. Six funded, implemented backend capabilities are invisible to all users.</w:t>
      </w:r>
    </w:p>
    <w:p w14:paraId="493DBC9A" w14:textId="77777777" w:rsidR="00A61419" w:rsidRDefault="00000000">
      <w:r>
        <w:t>A codebase audit (April 12, 2026) identified 13 findings. An independent GPT review validated all 13. The root cause: FindCareApp.tsx does not use the prompt-driven chat endpoint.</w:t>
      </w:r>
    </w:p>
    <w:p w14:paraId="6079318A" w14:textId="77777777" w:rsidR="00A61419" w:rsidRDefault="00000000">
      <w:r>
        <w:t>This design defines the architecture that fixes this by routing all user input through a PromptAssemblyFactory — ensuring every backend capability is reachable through one unified path.</w:t>
      </w:r>
    </w:p>
    <w:p w14:paraId="246E73EB" w14:textId="77777777" w:rsidR="00A61419" w:rsidRDefault="00000000">
      <w:pPr>
        <w:pStyle w:val="Heading2"/>
      </w:pPr>
      <w:r>
        <w:t>1.1 What Users Experience Today</w:t>
      </w:r>
    </w:p>
    <w:tbl>
      <w:tblPr>
        <w:tblStyle w:val="TableGrid"/>
        <w:tblW w:w="0" w:type="auto"/>
        <w:tblLook w:val="04A0" w:firstRow="1" w:lastRow="0" w:firstColumn="1" w:lastColumn="0" w:noHBand="0" w:noVBand="1"/>
      </w:tblPr>
      <w:tblGrid>
        <w:gridCol w:w="2880"/>
        <w:gridCol w:w="2880"/>
        <w:gridCol w:w="2880"/>
      </w:tblGrid>
      <w:tr w:rsidR="00A61419" w14:paraId="67B35060" w14:textId="77777777">
        <w:tc>
          <w:tcPr>
            <w:tcW w:w="2880" w:type="dxa"/>
          </w:tcPr>
          <w:p w14:paraId="3C61D0B8" w14:textId="77777777" w:rsidR="00A61419" w:rsidRDefault="00000000">
            <w:r>
              <w:rPr>
                <w:b/>
                <w:sz w:val="18"/>
              </w:rPr>
              <w:t>User Action</w:t>
            </w:r>
          </w:p>
        </w:tc>
        <w:tc>
          <w:tcPr>
            <w:tcW w:w="2880" w:type="dxa"/>
          </w:tcPr>
          <w:p w14:paraId="0F90EE3A" w14:textId="77777777" w:rsidR="00A61419" w:rsidRDefault="00000000">
            <w:r>
              <w:rPr>
                <w:b/>
                <w:sz w:val="18"/>
              </w:rPr>
              <w:t>What Happens</w:t>
            </w:r>
          </w:p>
        </w:tc>
        <w:tc>
          <w:tcPr>
            <w:tcW w:w="2880" w:type="dxa"/>
          </w:tcPr>
          <w:p w14:paraId="460FD035" w14:textId="77777777" w:rsidR="00A61419" w:rsidRDefault="00000000">
            <w:r>
              <w:rPr>
                <w:b/>
                <w:sz w:val="18"/>
              </w:rPr>
              <w:t>What Should Happen</w:t>
            </w:r>
          </w:p>
        </w:tc>
      </w:tr>
      <w:tr w:rsidR="00A61419" w14:paraId="6E900786" w14:textId="77777777">
        <w:tc>
          <w:tcPr>
            <w:tcW w:w="2880" w:type="dxa"/>
          </w:tcPr>
          <w:p w14:paraId="651F6BE2" w14:textId="77777777" w:rsidR="00A61419" w:rsidRDefault="00000000">
            <w:r>
              <w:rPr>
                <w:sz w:val="18"/>
              </w:rPr>
              <w:t>"Find me a bone doc in Virginia"</w:t>
            </w:r>
          </w:p>
        </w:tc>
        <w:tc>
          <w:tcPr>
            <w:tcW w:w="2880" w:type="dxa"/>
          </w:tcPr>
          <w:p w14:paraId="017AA45B" w14:textId="77777777" w:rsidR="00A61419" w:rsidRDefault="00000000">
            <w:r>
              <w:rPr>
                <w:sz w:val="18"/>
              </w:rPr>
              <w:t>Vector search, specialty codes, DB query, provider cards</w:t>
            </w:r>
          </w:p>
        </w:tc>
        <w:tc>
          <w:tcPr>
            <w:tcW w:w="2880" w:type="dxa"/>
          </w:tcPr>
          <w:p w14:paraId="58FFF612" w14:textId="77777777" w:rsidR="00A61419" w:rsidRDefault="00000000">
            <w:r>
              <w:rPr>
                <w:sz w:val="18"/>
              </w:rPr>
              <w:t>Same, plus AI triage, context carry-forward, specialty ranking</w:t>
            </w:r>
          </w:p>
        </w:tc>
      </w:tr>
      <w:tr w:rsidR="00A61419" w14:paraId="6AC2E073" w14:textId="77777777">
        <w:tc>
          <w:tcPr>
            <w:tcW w:w="2880" w:type="dxa"/>
          </w:tcPr>
          <w:p w14:paraId="267D9611" w14:textId="77777777" w:rsidR="00A61419" w:rsidRDefault="00000000">
            <w:r>
              <w:rPr>
                <w:sz w:val="18"/>
              </w:rPr>
              <w:t>"What about in Richmond?"</w:t>
            </w:r>
          </w:p>
        </w:tc>
        <w:tc>
          <w:tcPr>
            <w:tcW w:w="2880" w:type="dxa"/>
          </w:tcPr>
          <w:p w14:paraId="3AF2E3B7" w14:textId="77777777" w:rsidR="00A61419" w:rsidRDefault="00000000">
            <w:r>
              <w:rPr>
                <w:sz w:val="18"/>
              </w:rPr>
              <w:t>New stateless /classify call — Virginia is lost</w:t>
            </w:r>
          </w:p>
        </w:tc>
        <w:tc>
          <w:tcPr>
            <w:tcW w:w="2880" w:type="dxa"/>
          </w:tcPr>
          <w:p w14:paraId="1316BFA5" w14:textId="77777777" w:rsidR="00A61419" w:rsidRDefault="00000000">
            <w:r>
              <w:rPr>
                <w:sz w:val="18"/>
              </w:rPr>
              <w:t>System infers Virginia from prior turn, narrows to Richmond</w:t>
            </w:r>
          </w:p>
        </w:tc>
      </w:tr>
      <w:tr w:rsidR="00A61419" w14:paraId="008F8C06" w14:textId="77777777">
        <w:tc>
          <w:tcPr>
            <w:tcW w:w="2880" w:type="dxa"/>
          </w:tcPr>
          <w:p w14:paraId="51298EDE" w14:textId="77777777" w:rsidR="00A61419" w:rsidRDefault="00000000">
            <w:r>
              <w:rPr>
                <w:sz w:val="18"/>
              </w:rPr>
              <w:t>"What does a physiatrist do?"</w:t>
            </w:r>
          </w:p>
        </w:tc>
        <w:tc>
          <w:tcPr>
            <w:tcW w:w="2880" w:type="dxa"/>
          </w:tcPr>
          <w:p w14:paraId="425AB47D" w14:textId="77777777" w:rsidR="00A61419" w:rsidRDefault="00000000">
            <w:r>
              <w:rPr>
                <w:sz w:val="18"/>
              </w:rPr>
              <w:t>Provider cards (no explanation)</w:t>
            </w:r>
          </w:p>
        </w:tc>
        <w:tc>
          <w:tcPr>
            <w:tcW w:w="2880" w:type="dxa"/>
          </w:tcPr>
          <w:p w14:paraId="2CCAF115" w14:textId="77777777" w:rsidR="00A61419" w:rsidRDefault="00000000">
            <w:r>
              <w:rPr>
                <w:sz w:val="18"/>
              </w:rPr>
              <w:t>Narrative LLM response with Markdown</w:t>
            </w:r>
          </w:p>
        </w:tc>
      </w:tr>
      <w:tr w:rsidR="00A61419" w14:paraId="3BFE7490" w14:textId="77777777">
        <w:tc>
          <w:tcPr>
            <w:tcW w:w="2880" w:type="dxa"/>
          </w:tcPr>
          <w:p w14:paraId="1DFB6A0B" w14:textId="77777777" w:rsidR="00A61419" w:rsidRDefault="00000000">
            <w:r>
              <w:rPr>
                <w:sz w:val="18"/>
              </w:rPr>
              <w:lastRenderedPageBreak/>
              <w:t>"Tell me about clinical trials for diabetes"</w:t>
            </w:r>
          </w:p>
        </w:tc>
        <w:tc>
          <w:tcPr>
            <w:tcW w:w="2880" w:type="dxa"/>
          </w:tcPr>
          <w:p w14:paraId="511FF3C0" w14:textId="77777777" w:rsidR="00A61419" w:rsidRDefault="00000000">
            <w:r>
              <w:rPr>
                <w:sz w:val="18"/>
              </w:rPr>
              <w:t>Provider cards (wrong)</w:t>
            </w:r>
          </w:p>
        </w:tc>
        <w:tc>
          <w:tcPr>
            <w:tcW w:w="2880" w:type="dxa"/>
          </w:tcPr>
          <w:p w14:paraId="51D6E43A" w14:textId="77777777" w:rsidR="00A61419" w:rsidRDefault="00000000">
            <w:r>
              <w:rPr>
                <w:sz w:val="18"/>
              </w:rPr>
              <w:t>Clinical trials search via ClinicalTrials.gov API</w:t>
            </w:r>
          </w:p>
        </w:tc>
      </w:tr>
      <w:tr w:rsidR="00A61419" w14:paraId="1862AB90" w14:textId="77777777">
        <w:tc>
          <w:tcPr>
            <w:tcW w:w="2880" w:type="dxa"/>
          </w:tcPr>
          <w:p w14:paraId="2BCA9CF1" w14:textId="77777777" w:rsidR="00A61419" w:rsidRDefault="00000000">
            <w:r>
              <w:rPr>
                <w:sz w:val="18"/>
              </w:rPr>
              <w:t>"Who is Skip Snow?"</w:t>
            </w:r>
          </w:p>
        </w:tc>
        <w:tc>
          <w:tcPr>
            <w:tcW w:w="2880" w:type="dxa"/>
          </w:tcPr>
          <w:p w14:paraId="16F3A138" w14:textId="77777777" w:rsidR="00A61419" w:rsidRDefault="00000000">
            <w:r>
              <w:rPr>
                <w:sz w:val="18"/>
              </w:rPr>
              <w:t>Provider cards (wrong)</w:t>
            </w:r>
          </w:p>
        </w:tc>
        <w:tc>
          <w:tcPr>
            <w:tcW w:w="2880" w:type="dxa"/>
          </w:tcPr>
          <w:p w14:paraId="1B7CA8C1" w14:textId="77777777" w:rsidR="00A61419" w:rsidRDefault="00000000">
            <w:r>
              <w:rPr>
                <w:sz w:val="18"/>
              </w:rPr>
              <w:t>About ChatHealthy narrative response</w:t>
            </w:r>
          </w:p>
        </w:tc>
      </w:tr>
      <w:tr w:rsidR="00A61419" w14:paraId="7FF97887" w14:textId="77777777">
        <w:tc>
          <w:tcPr>
            <w:tcW w:w="2880" w:type="dxa"/>
          </w:tcPr>
          <w:p w14:paraId="1C5C76AD" w14:textId="77777777" w:rsidR="00A61419" w:rsidRDefault="00000000">
            <w:r>
              <w:rPr>
                <w:sz w:val="18"/>
              </w:rPr>
              <w:t>User shares contact info</w:t>
            </w:r>
          </w:p>
        </w:tc>
        <w:tc>
          <w:tcPr>
            <w:tcW w:w="2880" w:type="dxa"/>
          </w:tcPr>
          <w:p w14:paraId="224189A4" w14:textId="77777777" w:rsidR="00A61419" w:rsidRDefault="00000000">
            <w:r>
              <w:rPr>
                <w:sz w:val="18"/>
              </w:rPr>
              <w:t>Nothing</w:t>
            </w:r>
          </w:p>
        </w:tc>
        <w:tc>
          <w:tcPr>
            <w:tcW w:w="2880" w:type="dxa"/>
          </w:tcPr>
          <w:p w14:paraId="474A144C" w14:textId="77777777" w:rsidR="00A61419" w:rsidRDefault="00000000">
            <w:r>
              <w:rPr>
                <w:sz w:val="18"/>
              </w:rPr>
              <w:t>Lead capture to MongoDB</w:t>
            </w:r>
          </w:p>
        </w:tc>
      </w:tr>
      <w:tr w:rsidR="00A61419" w14:paraId="077E8F92" w14:textId="77777777">
        <w:tc>
          <w:tcPr>
            <w:tcW w:w="2880" w:type="dxa"/>
          </w:tcPr>
          <w:p w14:paraId="2091D9D7" w14:textId="77777777" w:rsidR="00A61419" w:rsidRDefault="00000000">
            <w:r>
              <w:rPr>
                <w:sz w:val="18"/>
              </w:rPr>
              <w:t>AI generates fake URL</w:t>
            </w:r>
          </w:p>
        </w:tc>
        <w:tc>
          <w:tcPr>
            <w:tcW w:w="2880" w:type="dxa"/>
          </w:tcPr>
          <w:p w14:paraId="165EDE41" w14:textId="77777777" w:rsidR="00A61419" w:rsidRDefault="00000000">
            <w:r>
              <w:rPr>
                <w:sz w:val="18"/>
              </w:rPr>
              <w:t>Reaches user</w:t>
            </w:r>
          </w:p>
        </w:tc>
        <w:tc>
          <w:tcPr>
            <w:tcW w:w="2880" w:type="dxa"/>
          </w:tcPr>
          <w:p w14:paraId="50813296" w14:textId="77777777" w:rsidR="00A61419" w:rsidRDefault="00000000">
            <w:r>
              <w:rPr>
                <w:sz w:val="18"/>
              </w:rPr>
              <w:t>URL Guardian validates before rendering</w:t>
            </w:r>
          </w:p>
        </w:tc>
      </w:tr>
    </w:tbl>
    <w:p w14:paraId="1D5676CF" w14:textId="77777777" w:rsidR="00A61419" w:rsidRDefault="00000000">
      <w:pPr>
        <w:pStyle w:val="Heading2"/>
      </w:pPr>
      <w:r>
        <w:t>1.2 Audit Findings Addressed by This Design</w:t>
      </w:r>
    </w:p>
    <w:tbl>
      <w:tblPr>
        <w:tblStyle w:val="TableGrid"/>
        <w:tblW w:w="0" w:type="auto"/>
        <w:tblLook w:val="04A0" w:firstRow="1" w:lastRow="0" w:firstColumn="1" w:lastColumn="0" w:noHBand="0" w:noVBand="1"/>
      </w:tblPr>
      <w:tblGrid>
        <w:gridCol w:w="2880"/>
        <w:gridCol w:w="2880"/>
        <w:gridCol w:w="2880"/>
      </w:tblGrid>
      <w:tr w:rsidR="00A61419" w14:paraId="30E3722E" w14:textId="77777777">
        <w:tc>
          <w:tcPr>
            <w:tcW w:w="2880" w:type="dxa"/>
          </w:tcPr>
          <w:p w14:paraId="1918A178" w14:textId="77777777" w:rsidR="00A61419" w:rsidRDefault="00000000">
            <w:r>
              <w:rPr>
                <w:b/>
                <w:sz w:val="18"/>
              </w:rPr>
              <w:t>Finding</w:t>
            </w:r>
          </w:p>
        </w:tc>
        <w:tc>
          <w:tcPr>
            <w:tcW w:w="2880" w:type="dxa"/>
          </w:tcPr>
          <w:p w14:paraId="60F729E5" w14:textId="77777777" w:rsidR="00A61419" w:rsidRDefault="00000000">
            <w:r>
              <w:rPr>
                <w:b/>
                <w:sz w:val="18"/>
              </w:rPr>
              <w:t>Priority</w:t>
            </w:r>
          </w:p>
        </w:tc>
        <w:tc>
          <w:tcPr>
            <w:tcW w:w="2880" w:type="dxa"/>
          </w:tcPr>
          <w:p w14:paraId="050F23F7" w14:textId="77777777" w:rsidR="00A61419" w:rsidRDefault="00000000">
            <w:r>
              <w:rPr>
                <w:b/>
                <w:sz w:val="18"/>
              </w:rPr>
              <w:t>Status</w:t>
            </w:r>
          </w:p>
        </w:tc>
      </w:tr>
      <w:tr w:rsidR="00A61419" w14:paraId="43C53186" w14:textId="77777777">
        <w:tc>
          <w:tcPr>
            <w:tcW w:w="2880" w:type="dxa"/>
          </w:tcPr>
          <w:p w14:paraId="20A01213" w14:textId="77777777" w:rsidR="00A61419" w:rsidRDefault="00000000">
            <w:r>
              <w:rPr>
                <w:sz w:val="18"/>
              </w:rPr>
              <w:t>F1: FindCareApp /chat bypass</w:t>
            </w:r>
          </w:p>
        </w:tc>
        <w:tc>
          <w:tcPr>
            <w:tcW w:w="2880" w:type="dxa"/>
          </w:tcPr>
          <w:p w14:paraId="37E221B1" w14:textId="77777777" w:rsidR="00A61419" w:rsidRDefault="00000000">
            <w:r>
              <w:rPr>
                <w:sz w:val="18"/>
              </w:rPr>
              <w:t>CRITICAL</w:t>
            </w:r>
          </w:p>
        </w:tc>
        <w:tc>
          <w:tcPr>
            <w:tcW w:w="2880" w:type="dxa"/>
          </w:tcPr>
          <w:p w14:paraId="79336561" w14:textId="77777777" w:rsidR="00A61419" w:rsidRDefault="00000000">
            <w:r>
              <w:rPr>
                <w:sz w:val="18"/>
              </w:rPr>
              <w:t>Design-resolved</w:t>
            </w:r>
          </w:p>
        </w:tc>
      </w:tr>
      <w:tr w:rsidR="00A61419" w14:paraId="58BE1EC8" w14:textId="77777777">
        <w:tc>
          <w:tcPr>
            <w:tcW w:w="2880" w:type="dxa"/>
          </w:tcPr>
          <w:p w14:paraId="7F09C21C" w14:textId="77777777" w:rsidR="00A61419" w:rsidRDefault="00000000">
            <w:r>
              <w:rPr>
                <w:sz w:val="18"/>
              </w:rPr>
              <w:t>F2: Context carry-forward regression</w:t>
            </w:r>
          </w:p>
        </w:tc>
        <w:tc>
          <w:tcPr>
            <w:tcW w:w="2880" w:type="dxa"/>
          </w:tcPr>
          <w:p w14:paraId="3468A39C" w14:textId="77777777" w:rsidR="00A61419" w:rsidRDefault="00000000">
            <w:r>
              <w:rPr>
                <w:sz w:val="18"/>
              </w:rPr>
              <w:t>CRITICAL</w:t>
            </w:r>
          </w:p>
        </w:tc>
        <w:tc>
          <w:tcPr>
            <w:tcW w:w="2880" w:type="dxa"/>
          </w:tcPr>
          <w:p w14:paraId="2D595FD4" w14:textId="77777777" w:rsidR="00A61419" w:rsidRDefault="00000000">
            <w:r>
              <w:rPr>
                <w:sz w:val="18"/>
              </w:rPr>
              <w:t>Design-resolved</w:t>
            </w:r>
          </w:p>
        </w:tc>
      </w:tr>
      <w:tr w:rsidR="00A61419" w14:paraId="344A915D" w14:textId="77777777">
        <w:tc>
          <w:tcPr>
            <w:tcW w:w="2880" w:type="dxa"/>
          </w:tcPr>
          <w:p w14:paraId="10AFC589" w14:textId="77777777" w:rsidR="00A61419" w:rsidRDefault="00000000">
            <w:r>
              <w:rPr>
                <w:sz w:val="18"/>
              </w:rPr>
              <w:t>F5: URL Guardian dead-coded</w:t>
            </w:r>
          </w:p>
        </w:tc>
        <w:tc>
          <w:tcPr>
            <w:tcW w:w="2880" w:type="dxa"/>
          </w:tcPr>
          <w:p w14:paraId="4239DB4E" w14:textId="77777777" w:rsidR="00A61419" w:rsidRDefault="00000000">
            <w:r>
              <w:rPr>
                <w:sz w:val="18"/>
              </w:rPr>
              <w:t>HIGH</w:t>
            </w:r>
          </w:p>
        </w:tc>
        <w:tc>
          <w:tcPr>
            <w:tcW w:w="2880" w:type="dxa"/>
          </w:tcPr>
          <w:p w14:paraId="409F2490" w14:textId="77777777" w:rsidR="00A61419" w:rsidRDefault="00000000">
            <w:r>
              <w:rPr>
                <w:sz w:val="18"/>
              </w:rPr>
              <w:t>Design-resolved</w:t>
            </w:r>
          </w:p>
        </w:tc>
      </w:tr>
      <w:tr w:rsidR="00A61419" w14:paraId="0D710972" w14:textId="77777777">
        <w:tc>
          <w:tcPr>
            <w:tcW w:w="2880" w:type="dxa"/>
          </w:tcPr>
          <w:p w14:paraId="2BB76997" w14:textId="77777777" w:rsidR="00A61419" w:rsidRDefault="00000000">
            <w:r>
              <w:rPr>
                <w:sz w:val="18"/>
              </w:rPr>
              <w:t>F7: Specialty ranker limbo</w:t>
            </w:r>
          </w:p>
        </w:tc>
        <w:tc>
          <w:tcPr>
            <w:tcW w:w="2880" w:type="dxa"/>
          </w:tcPr>
          <w:p w14:paraId="365A804D" w14:textId="77777777" w:rsidR="00A61419" w:rsidRDefault="00000000">
            <w:r>
              <w:rPr>
                <w:sz w:val="18"/>
              </w:rPr>
              <w:t>MEDIUM</w:t>
            </w:r>
          </w:p>
        </w:tc>
        <w:tc>
          <w:tcPr>
            <w:tcW w:w="2880" w:type="dxa"/>
          </w:tcPr>
          <w:p w14:paraId="48F8D786" w14:textId="77777777" w:rsidR="00A61419" w:rsidRDefault="00000000">
            <w:r>
              <w:rPr>
                <w:sz w:val="18"/>
              </w:rPr>
              <w:t>Design-resolved</w:t>
            </w:r>
          </w:p>
        </w:tc>
      </w:tr>
      <w:tr w:rsidR="00A61419" w14:paraId="78F0BFE8" w14:textId="77777777">
        <w:tc>
          <w:tcPr>
            <w:tcW w:w="2880" w:type="dxa"/>
          </w:tcPr>
          <w:p w14:paraId="4484251E" w14:textId="77777777" w:rsidR="00A61419" w:rsidRDefault="00000000">
            <w:r>
              <w:rPr>
                <w:sz w:val="18"/>
              </w:rPr>
              <w:t>F8: LLM narrative response inaccessible</w:t>
            </w:r>
          </w:p>
        </w:tc>
        <w:tc>
          <w:tcPr>
            <w:tcW w:w="2880" w:type="dxa"/>
          </w:tcPr>
          <w:p w14:paraId="1C90CD69" w14:textId="77777777" w:rsidR="00A61419" w:rsidRDefault="00000000">
            <w:r>
              <w:rPr>
                <w:sz w:val="18"/>
              </w:rPr>
              <w:t>MEDIUM</w:t>
            </w:r>
          </w:p>
        </w:tc>
        <w:tc>
          <w:tcPr>
            <w:tcW w:w="2880" w:type="dxa"/>
          </w:tcPr>
          <w:p w14:paraId="7A2502FE" w14:textId="77777777" w:rsidR="00A61419" w:rsidRDefault="00000000">
            <w:r>
              <w:rPr>
                <w:sz w:val="18"/>
              </w:rPr>
              <w:t>Design-resolved</w:t>
            </w:r>
          </w:p>
        </w:tc>
      </w:tr>
      <w:tr w:rsidR="00A61419" w14:paraId="08E91D92" w14:textId="77777777">
        <w:tc>
          <w:tcPr>
            <w:tcW w:w="2880" w:type="dxa"/>
          </w:tcPr>
          <w:p w14:paraId="46FF2E60" w14:textId="77777777" w:rsidR="00A61419" w:rsidRDefault="00000000">
            <w:r>
              <w:rPr>
                <w:sz w:val="18"/>
              </w:rPr>
              <w:t>F11: Dynamic context loading inefficiency</w:t>
            </w:r>
          </w:p>
        </w:tc>
        <w:tc>
          <w:tcPr>
            <w:tcW w:w="2880" w:type="dxa"/>
          </w:tcPr>
          <w:p w14:paraId="46A305E5" w14:textId="77777777" w:rsidR="00A61419" w:rsidRDefault="00000000">
            <w:r>
              <w:rPr>
                <w:sz w:val="18"/>
              </w:rPr>
              <w:t>LOW</w:t>
            </w:r>
          </w:p>
        </w:tc>
        <w:tc>
          <w:tcPr>
            <w:tcW w:w="2880" w:type="dxa"/>
          </w:tcPr>
          <w:p w14:paraId="7726070B" w14:textId="77777777" w:rsidR="00A61419" w:rsidRDefault="00000000">
            <w:r>
              <w:rPr>
                <w:sz w:val="18"/>
              </w:rPr>
              <w:t>Design-resolved</w:t>
            </w:r>
          </w:p>
        </w:tc>
      </w:tr>
    </w:tbl>
    <w:p w14:paraId="72202528" w14:textId="77777777" w:rsidR="00A61419" w:rsidRDefault="00000000">
      <w:pPr>
        <w:pStyle w:val="Heading2"/>
      </w:pPr>
      <w:r>
        <w:t>1.3 Audit Findings NOT Addressed by This Design</w:t>
      </w:r>
    </w:p>
    <w:tbl>
      <w:tblPr>
        <w:tblStyle w:val="TableGrid"/>
        <w:tblW w:w="0" w:type="auto"/>
        <w:tblLook w:val="04A0" w:firstRow="1" w:lastRow="0" w:firstColumn="1" w:lastColumn="0" w:noHBand="0" w:noVBand="1"/>
      </w:tblPr>
      <w:tblGrid>
        <w:gridCol w:w="2880"/>
        <w:gridCol w:w="2880"/>
        <w:gridCol w:w="2880"/>
      </w:tblGrid>
      <w:tr w:rsidR="00A61419" w14:paraId="2F02531A" w14:textId="77777777">
        <w:tc>
          <w:tcPr>
            <w:tcW w:w="2880" w:type="dxa"/>
          </w:tcPr>
          <w:p w14:paraId="563E556F" w14:textId="77777777" w:rsidR="00A61419" w:rsidRDefault="00000000">
            <w:r>
              <w:rPr>
                <w:b/>
                <w:sz w:val="18"/>
              </w:rPr>
              <w:t>Finding</w:t>
            </w:r>
          </w:p>
        </w:tc>
        <w:tc>
          <w:tcPr>
            <w:tcW w:w="2880" w:type="dxa"/>
          </w:tcPr>
          <w:p w14:paraId="30605E5D" w14:textId="77777777" w:rsidR="00A61419" w:rsidRDefault="00000000">
            <w:r>
              <w:rPr>
                <w:b/>
                <w:sz w:val="18"/>
              </w:rPr>
              <w:t>Priority</w:t>
            </w:r>
          </w:p>
        </w:tc>
        <w:tc>
          <w:tcPr>
            <w:tcW w:w="2880" w:type="dxa"/>
          </w:tcPr>
          <w:p w14:paraId="7C10E3DB" w14:textId="77777777" w:rsidR="00A61419" w:rsidRDefault="00000000">
            <w:r>
              <w:rPr>
                <w:b/>
                <w:sz w:val="18"/>
              </w:rPr>
              <w:t>Why Not</w:t>
            </w:r>
          </w:p>
        </w:tc>
      </w:tr>
      <w:tr w:rsidR="00A61419" w14:paraId="44589419" w14:textId="77777777">
        <w:tc>
          <w:tcPr>
            <w:tcW w:w="2880" w:type="dxa"/>
          </w:tcPr>
          <w:p w14:paraId="073AE0BE" w14:textId="77777777" w:rsidR="00A61419" w:rsidRDefault="00000000">
            <w:r>
              <w:rPr>
                <w:sz w:val="18"/>
              </w:rPr>
              <w:t>F3: UMLS CPT compliance</w:t>
            </w:r>
          </w:p>
        </w:tc>
        <w:tc>
          <w:tcPr>
            <w:tcW w:w="2880" w:type="dxa"/>
          </w:tcPr>
          <w:p w14:paraId="78CC99C2" w14:textId="77777777" w:rsidR="00A61419" w:rsidRDefault="00000000">
            <w:r>
              <w:rPr>
                <w:sz w:val="18"/>
              </w:rPr>
              <w:t>HIGH</w:t>
            </w:r>
          </w:p>
        </w:tc>
        <w:tc>
          <w:tcPr>
            <w:tcW w:w="2880" w:type="dxa"/>
          </w:tcPr>
          <w:p w14:paraId="5C33A548" w14:textId="77777777" w:rsidR="00A61419" w:rsidRDefault="00000000">
            <w:r>
              <w:rPr>
                <w:sz w:val="18"/>
              </w:rPr>
              <w:t>Legal/compliance — handled by SharedServicesFactory</w:t>
            </w:r>
          </w:p>
        </w:tc>
      </w:tr>
      <w:tr w:rsidR="00A61419" w14:paraId="486E7374" w14:textId="77777777">
        <w:tc>
          <w:tcPr>
            <w:tcW w:w="2880" w:type="dxa"/>
          </w:tcPr>
          <w:p w14:paraId="15364DDD" w14:textId="77777777" w:rsidR="00A61419" w:rsidRDefault="00000000">
            <w:r>
              <w:rPr>
                <w:sz w:val="18"/>
              </w:rPr>
              <w:t>F4: ChatWindow.tsx retirement</w:t>
            </w:r>
          </w:p>
        </w:tc>
        <w:tc>
          <w:tcPr>
            <w:tcW w:w="2880" w:type="dxa"/>
          </w:tcPr>
          <w:p w14:paraId="5F55D566" w14:textId="77777777" w:rsidR="00A61419" w:rsidRDefault="00000000">
            <w:r>
              <w:rPr>
                <w:sz w:val="18"/>
              </w:rPr>
              <w:t>HIGH</w:t>
            </w:r>
          </w:p>
        </w:tc>
        <w:tc>
          <w:tcPr>
            <w:tcW w:w="2880" w:type="dxa"/>
          </w:tcPr>
          <w:p w14:paraId="7AE89A25" w14:textId="77777777" w:rsidR="00A61419" w:rsidRDefault="00000000">
            <w:r>
              <w:rPr>
                <w:sz w:val="18"/>
              </w:rPr>
              <w:t>UX governance decision</w:t>
            </w:r>
          </w:p>
        </w:tc>
      </w:tr>
      <w:tr w:rsidR="00A61419" w14:paraId="34102B6D" w14:textId="77777777">
        <w:tc>
          <w:tcPr>
            <w:tcW w:w="2880" w:type="dxa"/>
          </w:tcPr>
          <w:p w14:paraId="50500647" w14:textId="77777777" w:rsidR="00A61419" w:rsidRDefault="00000000">
            <w:r>
              <w:rPr>
                <w:sz w:val="18"/>
              </w:rPr>
              <w:t>F6: Regex specialty fallback</w:t>
            </w:r>
          </w:p>
        </w:tc>
        <w:tc>
          <w:tcPr>
            <w:tcW w:w="2880" w:type="dxa"/>
          </w:tcPr>
          <w:p w14:paraId="290DA32B" w14:textId="77777777" w:rsidR="00A61419" w:rsidRDefault="00000000">
            <w:r>
              <w:rPr>
                <w:sz w:val="18"/>
              </w:rPr>
              <w:t>MEDIUM</w:t>
            </w:r>
          </w:p>
        </w:tc>
        <w:tc>
          <w:tcPr>
            <w:tcW w:w="2880" w:type="dxa"/>
          </w:tcPr>
          <w:p w14:paraId="0B396624" w14:textId="77777777" w:rsidR="00A61419" w:rsidRDefault="00000000">
            <w:r>
              <w:rPr>
                <w:sz w:val="18"/>
              </w:rPr>
              <w:t>Infrastructure resilience — specialty_service needs try/except</w:t>
            </w:r>
          </w:p>
        </w:tc>
      </w:tr>
      <w:tr w:rsidR="00A61419" w14:paraId="38A3595B" w14:textId="77777777">
        <w:tc>
          <w:tcPr>
            <w:tcW w:w="2880" w:type="dxa"/>
          </w:tcPr>
          <w:p w14:paraId="6B5EBED9" w14:textId="77777777" w:rsidR="00A61419" w:rsidRDefault="00000000">
            <w:r>
              <w:rPr>
                <w:sz w:val="18"/>
              </w:rPr>
              <w:t>F9: HuggingFace mTLS</w:t>
            </w:r>
          </w:p>
        </w:tc>
        <w:tc>
          <w:tcPr>
            <w:tcW w:w="2880" w:type="dxa"/>
          </w:tcPr>
          <w:p w14:paraId="2CCC8B43" w14:textId="77777777" w:rsidR="00A61419" w:rsidRDefault="00000000">
            <w:r>
              <w:rPr>
                <w:sz w:val="18"/>
              </w:rPr>
              <w:t>MEDIUM</w:t>
            </w:r>
          </w:p>
        </w:tc>
        <w:tc>
          <w:tcPr>
            <w:tcW w:w="2880" w:type="dxa"/>
          </w:tcPr>
          <w:p w14:paraId="3E0749B4" w14:textId="77777777" w:rsidR="00A61419" w:rsidRDefault="00000000">
            <w:r>
              <w:rPr>
                <w:sz w:val="18"/>
              </w:rPr>
              <w:t>Network/security layer</w:t>
            </w:r>
          </w:p>
        </w:tc>
      </w:tr>
      <w:tr w:rsidR="00A61419" w14:paraId="267BB267" w14:textId="77777777">
        <w:tc>
          <w:tcPr>
            <w:tcW w:w="2880" w:type="dxa"/>
          </w:tcPr>
          <w:p w14:paraId="6DA7BF2A" w14:textId="77777777" w:rsidR="00A61419" w:rsidRDefault="00000000">
            <w:r>
              <w:rPr>
                <w:sz w:val="18"/>
              </w:rPr>
              <w:t>F10: Brain loop dead code</w:t>
            </w:r>
          </w:p>
        </w:tc>
        <w:tc>
          <w:tcPr>
            <w:tcW w:w="2880" w:type="dxa"/>
          </w:tcPr>
          <w:p w14:paraId="575D968F" w14:textId="77777777" w:rsidR="00A61419" w:rsidRDefault="00000000">
            <w:r>
              <w:rPr>
                <w:sz w:val="18"/>
              </w:rPr>
              <w:t>LOW</w:t>
            </w:r>
          </w:p>
        </w:tc>
        <w:tc>
          <w:tcPr>
            <w:tcW w:w="2880" w:type="dxa"/>
          </w:tcPr>
          <w:p w14:paraId="3C65BFCB" w14:textId="77777777" w:rsidR="00A61419" w:rsidRDefault="00000000">
            <w:r>
              <w:rPr>
                <w:sz w:val="18"/>
              </w:rPr>
              <w:t>Internal tooling</w:t>
            </w:r>
          </w:p>
        </w:tc>
      </w:tr>
      <w:tr w:rsidR="00A61419" w14:paraId="1E2B8093" w14:textId="77777777">
        <w:tc>
          <w:tcPr>
            <w:tcW w:w="2880" w:type="dxa"/>
          </w:tcPr>
          <w:p w14:paraId="7277E338" w14:textId="77777777" w:rsidR="00A61419" w:rsidRDefault="00000000">
            <w:r>
              <w:rPr>
                <w:sz w:val="18"/>
              </w:rPr>
              <w:t>F12: Google Maps</w:t>
            </w:r>
          </w:p>
        </w:tc>
        <w:tc>
          <w:tcPr>
            <w:tcW w:w="2880" w:type="dxa"/>
          </w:tcPr>
          <w:p w14:paraId="7C54D852" w14:textId="77777777" w:rsidR="00A61419" w:rsidRDefault="00000000">
            <w:r>
              <w:rPr>
                <w:sz w:val="18"/>
              </w:rPr>
              <w:t>LOW</w:t>
            </w:r>
          </w:p>
        </w:tc>
        <w:tc>
          <w:tcPr>
            <w:tcW w:w="2880" w:type="dxa"/>
          </w:tcPr>
          <w:p w14:paraId="5DFBC117" w14:textId="77777777" w:rsidR="00A61419" w:rsidRDefault="00000000">
            <w:r>
              <w:rPr>
                <w:sz w:val="18"/>
              </w:rPr>
              <w:t>Feature not built</w:t>
            </w:r>
          </w:p>
        </w:tc>
      </w:tr>
      <w:tr w:rsidR="00A61419" w14:paraId="3C5EC9A5" w14:textId="77777777">
        <w:tc>
          <w:tcPr>
            <w:tcW w:w="2880" w:type="dxa"/>
          </w:tcPr>
          <w:p w14:paraId="05F04C7D" w14:textId="77777777" w:rsidR="00A61419" w:rsidRDefault="00000000">
            <w:r>
              <w:rPr>
                <w:sz w:val="18"/>
              </w:rPr>
              <w:t>F13: EvaluateCare scoring</w:t>
            </w:r>
          </w:p>
        </w:tc>
        <w:tc>
          <w:tcPr>
            <w:tcW w:w="2880" w:type="dxa"/>
          </w:tcPr>
          <w:p w14:paraId="6EB31D04" w14:textId="77777777" w:rsidR="00A61419" w:rsidRDefault="00000000">
            <w:r>
              <w:rPr>
                <w:sz w:val="18"/>
              </w:rPr>
              <w:t>LOW</w:t>
            </w:r>
          </w:p>
        </w:tc>
        <w:tc>
          <w:tcPr>
            <w:tcW w:w="2880" w:type="dxa"/>
          </w:tcPr>
          <w:p w14:paraId="686D18D6" w14:textId="77777777" w:rsidR="00A61419" w:rsidRDefault="00000000">
            <w:r>
              <w:rPr>
                <w:sz w:val="18"/>
              </w:rPr>
              <w:t>Feature not built</w:t>
            </w:r>
          </w:p>
        </w:tc>
      </w:tr>
    </w:tbl>
    <w:p w14:paraId="1B6A9B1B" w14:textId="77777777" w:rsidR="00A61419" w:rsidRDefault="00000000">
      <w:r>
        <w:t>____________________________________________________________</w:t>
      </w:r>
    </w:p>
    <w:p w14:paraId="63CD1E51" w14:textId="77777777" w:rsidR="00A61419" w:rsidRDefault="00000000">
      <w:pPr>
        <w:pStyle w:val="Heading1"/>
      </w:pPr>
      <w:r>
        <w:t>2. Core Business Requirements</w:t>
      </w:r>
    </w:p>
    <w:p w14:paraId="4F10FC84" w14:textId="77777777" w:rsidR="00A61419" w:rsidRDefault="00000000">
      <w:pPr>
        <w:pStyle w:val="Heading2"/>
      </w:pPr>
      <w:r>
        <w:t>2.1 The Fundamental Requirement</w:t>
      </w:r>
    </w:p>
    <w:p w14:paraId="59B42DCA" w14:textId="77777777" w:rsidR="00A61419" w:rsidRDefault="00000000">
      <w:r>
        <w:t>One PromptAssemblyFactory produces dynamic prompts to do all the work. Every user input — whether it is a provider search, a conversational question, a clinical trials query, or an emergency — enters the system through a single assembly factory that combines prompt fragments from specialized sub-factories into a coherent LLM prompt carrying the user's history and context.</w:t>
      </w:r>
    </w:p>
    <w:p w14:paraId="704D966A" w14:textId="77777777" w:rsidR="00A61419" w:rsidRDefault="00000000">
      <w:pPr>
        <w:pStyle w:val="Heading2"/>
      </w:pPr>
      <w:r>
        <w:t>2.2 Business Requirements</w:t>
      </w:r>
    </w:p>
    <w:tbl>
      <w:tblPr>
        <w:tblStyle w:val="TableGrid"/>
        <w:tblW w:w="0" w:type="auto"/>
        <w:tblLook w:val="04A0" w:firstRow="1" w:lastRow="0" w:firstColumn="1" w:lastColumn="0" w:noHBand="0" w:noVBand="1"/>
      </w:tblPr>
      <w:tblGrid>
        <w:gridCol w:w="4320"/>
        <w:gridCol w:w="4320"/>
      </w:tblGrid>
      <w:tr w:rsidR="00A61419" w14:paraId="01BD3E61" w14:textId="77777777">
        <w:tc>
          <w:tcPr>
            <w:tcW w:w="4320" w:type="dxa"/>
          </w:tcPr>
          <w:p w14:paraId="6B906042" w14:textId="77777777" w:rsidR="00A61419" w:rsidRDefault="00000000">
            <w:r>
              <w:rPr>
                <w:b/>
                <w:sz w:val="18"/>
              </w:rPr>
              <w:t>#</w:t>
            </w:r>
          </w:p>
        </w:tc>
        <w:tc>
          <w:tcPr>
            <w:tcW w:w="4320" w:type="dxa"/>
          </w:tcPr>
          <w:p w14:paraId="1CC9B8A4" w14:textId="77777777" w:rsidR="00A61419" w:rsidRDefault="00000000">
            <w:r>
              <w:rPr>
                <w:b/>
                <w:sz w:val="18"/>
              </w:rPr>
              <w:t>Requirement</w:t>
            </w:r>
          </w:p>
        </w:tc>
      </w:tr>
      <w:tr w:rsidR="00A61419" w14:paraId="4246D2A2" w14:textId="77777777">
        <w:tc>
          <w:tcPr>
            <w:tcW w:w="4320" w:type="dxa"/>
          </w:tcPr>
          <w:p w14:paraId="540EB7B3" w14:textId="77777777" w:rsidR="00A61419" w:rsidRDefault="00000000">
            <w:r>
              <w:rPr>
                <w:sz w:val="18"/>
              </w:rPr>
              <w:t>BR-01</w:t>
            </w:r>
          </w:p>
        </w:tc>
        <w:tc>
          <w:tcPr>
            <w:tcW w:w="4320" w:type="dxa"/>
          </w:tcPr>
          <w:p w14:paraId="53AA2B2A" w14:textId="77777777" w:rsidR="00A61419" w:rsidRDefault="00000000">
            <w:r>
              <w:rPr>
                <w:sz w:val="18"/>
              </w:rPr>
              <w:t>Every user input MUST be routed through the PromptAssemblyFactory. No UI component may bypass the factory by calling backend services directly.</w:t>
            </w:r>
          </w:p>
        </w:tc>
      </w:tr>
      <w:tr w:rsidR="00A61419" w14:paraId="37325F6D" w14:textId="77777777">
        <w:tc>
          <w:tcPr>
            <w:tcW w:w="4320" w:type="dxa"/>
          </w:tcPr>
          <w:p w14:paraId="320B6BAA" w14:textId="77777777" w:rsidR="00A61419" w:rsidRDefault="00000000">
            <w:r>
              <w:rPr>
                <w:sz w:val="18"/>
              </w:rPr>
              <w:t>BR-02</w:t>
            </w:r>
          </w:p>
        </w:tc>
        <w:tc>
          <w:tcPr>
            <w:tcW w:w="4320" w:type="dxa"/>
          </w:tcPr>
          <w:p w14:paraId="7B2E384A" w14:textId="77777777" w:rsidR="00A61419" w:rsidRDefault="00000000">
            <w:r>
              <w:rPr>
                <w:sz w:val="18"/>
              </w:rPr>
              <w:t>The system MUST carry conversation context across turns. If a user says "Virginia" then "Richmond", the system MUST infer Virginia from the prior turn.</w:t>
            </w:r>
          </w:p>
        </w:tc>
      </w:tr>
      <w:tr w:rsidR="00A61419" w14:paraId="1353F070" w14:textId="77777777">
        <w:tc>
          <w:tcPr>
            <w:tcW w:w="4320" w:type="dxa"/>
          </w:tcPr>
          <w:p w14:paraId="2283ABD8" w14:textId="77777777" w:rsidR="00A61419" w:rsidRDefault="00000000">
            <w:r>
              <w:rPr>
                <w:sz w:val="18"/>
              </w:rPr>
              <w:t>BR-03</w:t>
            </w:r>
          </w:p>
        </w:tc>
        <w:tc>
          <w:tcPr>
            <w:tcW w:w="4320" w:type="dxa"/>
          </w:tcPr>
          <w:p w14:paraId="30644FBE" w14:textId="77777777" w:rsidR="00A61419" w:rsidRDefault="00000000">
            <w:r>
              <w:rPr>
                <w:sz w:val="18"/>
              </w:rPr>
              <w:t xml:space="preserve">The system MUST be able to return both structured </w:t>
            </w:r>
            <w:r>
              <w:rPr>
                <w:sz w:val="18"/>
              </w:rPr>
              <w:lastRenderedPageBreak/>
              <w:t>results (provider cards) and narrative responses (Markdown text) from the same entry point.</w:t>
            </w:r>
          </w:p>
        </w:tc>
      </w:tr>
      <w:tr w:rsidR="00A61419" w14:paraId="5D4B66ED" w14:textId="77777777">
        <w:tc>
          <w:tcPr>
            <w:tcW w:w="4320" w:type="dxa"/>
          </w:tcPr>
          <w:p w14:paraId="163BA5F2" w14:textId="77777777" w:rsidR="00A61419" w:rsidRDefault="00000000">
            <w:r>
              <w:rPr>
                <w:sz w:val="18"/>
              </w:rPr>
              <w:lastRenderedPageBreak/>
              <w:t>BR-04</w:t>
            </w:r>
          </w:p>
        </w:tc>
        <w:tc>
          <w:tcPr>
            <w:tcW w:w="4320" w:type="dxa"/>
          </w:tcPr>
          <w:p w14:paraId="095A03AB" w14:textId="77777777" w:rsidR="00A61419" w:rsidRDefault="00000000">
            <w:r>
              <w:rPr>
                <w:sz w:val="18"/>
              </w:rPr>
              <w:t>The consent workflow MUST occur if and only if: (a) consent has not already been obtained in this session, AND (b) the system needs to or wishes to persist user data.</w:t>
            </w:r>
          </w:p>
        </w:tc>
      </w:tr>
      <w:tr w:rsidR="00A61419" w14:paraId="7A6D7EA6" w14:textId="77777777">
        <w:tc>
          <w:tcPr>
            <w:tcW w:w="4320" w:type="dxa"/>
          </w:tcPr>
          <w:p w14:paraId="30B86798" w14:textId="77777777" w:rsidR="00A61419" w:rsidRDefault="00000000">
            <w:r>
              <w:rPr>
                <w:sz w:val="18"/>
              </w:rPr>
              <w:t>BR-05</w:t>
            </w:r>
          </w:p>
        </w:tc>
        <w:tc>
          <w:tcPr>
            <w:tcW w:w="4320" w:type="dxa"/>
          </w:tcPr>
          <w:p w14:paraId="2D6AEF5D" w14:textId="095A2015" w:rsidR="00A61419" w:rsidRDefault="00000000">
            <w:r>
              <w:rPr>
                <w:sz w:val="18"/>
              </w:rPr>
              <w:t>All URLs in LLM responses MUST be validated before reaching the user</w:t>
            </w:r>
            <w:ins w:id="0" w:author="skip snow" w:date="2026-04-15T13:12:00Z" w16du:dateUtc="2026-04-15T20:12:00Z">
              <w:r w:rsidR="00A20BCE">
                <w:rPr>
                  <w:sz w:val="18"/>
                </w:rPr>
                <w:t xml:space="preserve"> or </w:t>
              </w:r>
              <w:proofErr w:type="gramStart"/>
              <w:r w:rsidR="00A20BCE">
                <w:rPr>
                  <w:sz w:val="18"/>
                </w:rPr>
                <w:t xml:space="preserve">an </w:t>
              </w:r>
              <w:proofErr w:type="spellStart"/>
              <w:r w:rsidR="00A20BCE">
                <w:rPr>
                  <w:sz w:val="18"/>
                </w:rPr>
                <w:t>inte</w:t>
              </w:r>
            </w:ins>
            <w:ins w:id="1" w:author="skip snow" w:date="2026-04-15T13:13:00Z" w16du:dateUtc="2026-04-15T20:13:00Z">
              <w:r w:rsidR="00A20BCE">
                <w:rPr>
                  <w:sz w:val="18"/>
                </w:rPr>
                <w:t>rcomonent</w:t>
              </w:r>
              <w:proofErr w:type="spellEnd"/>
              <w:proofErr w:type="gramEnd"/>
              <w:r w:rsidR="00A20BCE">
                <w:rPr>
                  <w:sz w:val="18"/>
                </w:rPr>
                <w:t xml:space="preserve"> communication</w:t>
              </w:r>
            </w:ins>
            <w:r>
              <w:rPr>
                <w:sz w:val="18"/>
              </w:rPr>
              <w:t>.</w:t>
            </w:r>
          </w:p>
        </w:tc>
      </w:tr>
      <w:tr w:rsidR="00A61419" w14:paraId="4D56B95C" w14:textId="77777777">
        <w:tc>
          <w:tcPr>
            <w:tcW w:w="4320" w:type="dxa"/>
          </w:tcPr>
          <w:p w14:paraId="55A0AB87" w14:textId="77777777" w:rsidR="00A61419" w:rsidRDefault="00000000">
            <w:r>
              <w:rPr>
                <w:sz w:val="18"/>
              </w:rPr>
              <w:t>BR-06</w:t>
            </w:r>
          </w:p>
        </w:tc>
        <w:tc>
          <w:tcPr>
            <w:tcW w:w="4320" w:type="dxa"/>
          </w:tcPr>
          <w:p w14:paraId="0FE13263" w14:textId="77777777" w:rsidR="00A61419" w:rsidRDefault="00000000">
            <w:r>
              <w:rPr>
                <w:sz w:val="18"/>
              </w:rPr>
              <w:t>Emergency/safety detection MUST occur on every request. Safety is managed by the SharedServicesFactory, not as standalone middleware.</w:t>
            </w:r>
          </w:p>
        </w:tc>
      </w:tr>
      <w:tr w:rsidR="00A61419" w14:paraId="4BBEC4D3" w14:textId="77777777">
        <w:tc>
          <w:tcPr>
            <w:tcW w:w="4320" w:type="dxa"/>
          </w:tcPr>
          <w:p w14:paraId="1311DD82" w14:textId="77777777" w:rsidR="00A61419" w:rsidRDefault="00000000">
            <w:r>
              <w:rPr>
                <w:sz w:val="18"/>
              </w:rPr>
              <w:t>BR-07</w:t>
            </w:r>
          </w:p>
        </w:tc>
        <w:tc>
          <w:tcPr>
            <w:tcW w:w="4320" w:type="dxa"/>
          </w:tcPr>
          <w:p w14:paraId="2F6B8AF6" w14:textId="77777777" w:rsidR="00A61419" w:rsidRDefault="00000000">
            <w:r>
              <w:rPr>
                <w:sz w:val="18"/>
              </w:rPr>
              <w:t>Lead capture MUST trigger when the user provides contact information, regardless of conversation context.</w:t>
            </w:r>
          </w:p>
        </w:tc>
      </w:tr>
      <w:tr w:rsidR="00A61419" w14:paraId="6C32AA8E" w14:textId="77777777">
        <w:tc>
          <w:tcPr>
            <w:tcW w:w="4320" w:type="dxa"/>
          </w:tcPr>
          <w:p w14:paraId="7091BB1A" w14:textId="77777777" w:rsidR="00A61419" w:rsidRDefault="00000000">
            <w:r>
              <w:rPr>
                <w:sz w:val="18"/>
              </w:rPr>
              <w:t>BR-08</w:t>
            </w:r>
          </w:p>
        </w:tc>
        <w:tc>
          <w:tcPr>
            <w:tcW w:w="4320" w:type="dxa"/>
          </w:tcPr>
          <w:p w14:paraId="21C3B63B" w14:textId="77777777" w:rsidR="00A61419" w:rsidRDefault="00000000">
            <w:r>
              <w:rPr>
                <w:sz w:val="18"/>
              </w:rPr>
              <w:t>Clinical trials search MUST be accessible through the same entry point as provider search.</w:t>
            </w:r>
          </w:p>
        </w:tc>
      </w:tr>
      <w:tr w:rsidR="00A61419" w14:paraId="73BA74AF" w14:textId="77777777">
        <w:tc>
          <w:tcPr>
            <w:tcW w:w="4320" w:type="dxa"/>
          </w:tcPr>
          <w:p w14:paraId="6EC60178" w14:textId="77777777" w:rsidR="00A61419" w:rsidRDefault="00000000">
            <w:r>
              <w:rPr>
                <w:sz w:val="18"/>
              </w:rPr>
              <w:t>BR-09</w:t>
            </w:r>
          </w:p>
        </w:tc>
        <w:tc>
          <w:tcPr>
            <w:tcW w:w="4320" w:type="dxa"/>
          </w:tcPr>
          <w:p w14:paraId="3D334A69" w14:textId="77777777" w:rsidR="00A61419" w:rsidRDefault="00000000">
            <w:r>
              <w:rPr>
                <w:sz w:val="18"/>
              </w:rPr>
              <w:t>The system MUST redact UMLS CPT codes from all user-facing output.</w:t>
            </w:r>
          </w:p>
        </w:tc>
      </w:tr>
      <w:tr w:rsidR="00A61419" w14:paraId="6A2A6A57" w14:textId="77777777">
        <w:tc>
          <w:tcPr>
            <w:tcW w:w="4320" w:type="dxa"/>
          </w:tcPr>
          <w:p w14:paraId="531B55E9" w14:textId="77777777" w:rsidR="00A61419" w:rsidRDefault="00000000">
            <w:r>
              <w:rPr>
                <w:sz w:val="18"/>
              </w:rPr>
              <w:t>BR-10</w:t>
            </w:r>
          </w:p>
        </w:tc>
        <w:tc>
          <w:tcPr>
            <w:tcW w:w="4320" w:type="dxa"/>
          </w:tcPr>
          <w:p w14:paraId="5ABB9AB1" w14:textId="77777777" w:rsidR="00A61419" w:rsidRDefault="00000000">
            <w:r>
              <w:rPr>
                <w:sz w:val="18"/>
              </w:rPr>
              <w:t>Each epic's prompt logic MUST be independently deployable and testable. A bug in one epic's sub-factory MUST NOT affect other epics.</w:t>
            </w:r>
          </w:p>
        </w:tc>
      </w:tr>
      <w:tr w:rsidR="00A61419" w14:paraId="062227CD" w14:textId="77777777">
        <w:tc>
          <w:tcPr>
            <w:tcW w:w="4320" w:type="dxa"/>
          </w:tcPr>
          <w:p w14:paraId="783E76F9" w14:textId="77777777" w:rsidR="00A61419" w:rsidRDefault="00000000">
            <w:r>
              <w:rPr>
                <w:sz w:val="18"/>
              </w:rPr>
              <w:t>BR-11</w:t>
            </w:r>
          </w:p>
        </w:tc>
        <w:tc>
          <w:tcPr>
            <w:tcW w:w="4320" w:type="dxa"/>
          </w:tcPr>
          <w:p w14:paraId="0F6739D4" w14:textId="77777777" w:rsidR="00A61419" w:rsidRDefault="00000000">
            <w:r>
              <w:rPr>
                <w:sz w:val="18"/>
              </w:rPr>
              <w:t>If the user asks 5 consecutive off-topic questions unrelated to the product's mission, the system MUST downgrade to a commodity LLM and provide minimal responses until the user returns to on-topic queries. This is a Shared Services function.</w:t>
            </w:r>
          </w:p>
        </w:tc>
      </w:tr>
      <w:tr w:rsidR="00A20BCE" w14:paraId="5CE1668A" w14:textId="77777777">
        <w:trPr>
          <w:ins w:id="2" w:author="skip snow" w:date="2026-04-15T13:14:00Z" w16du:dateUtc="2026-04-15T20:14:00Z"/>
        </w:trPr>
        <w:tc>
          <w:tcPr>
            <w:tcW w:w="4320" w:type="dxa"/>
          </w:tcPr>
          <w:p w14:paraId="27A996A8" w14:textId="43C9B261" w:rsidR="00A20BCE" w:rsidRDefault="00A20BCE">
            <w:pPr>
              <w:rPr>
                <w:ins w:id="3" w:author="skip snow" w:date="2026-04-15T13:14:00Z" w16du:dateUtc="2026-04-15T20:14:00Z"/>
                <w:sz w:val="18"/>
              </w:rPr>
            </w:pPr>
            <w:ins w:id="4" w:author="skip snow" w:date="2026-04-15T13:14:00Z" w16du:dateUtc="2026-04-15T20:14:00Z">
              <w:r>
                <w:rPr>
                  <w:sz w:val="18"/>
                </w:rPr>
                <w:t>BR-12</w:t>
              </w:r>
            </w:ins>
          </w:p>
        </w:tc>
        <w:tc>
          <w:tcPr>
            <w:tcW w:w="4320" w:type="dxa"/>
          </w:tcPr>
          <w:p w14:paraId="30057835" w14:textId="685EB5AA" w:rsidR="00A20BCE" w:rsidRDefault="00A20BCE">
            <w:pPr>
              <w:rPr>
                <w:ins w:id="5" w:author="skip snow" w:date="2026-04-15T13:14:00Z" w16du:dateUtc="2026-04-15T20:14:00Z"/>
                <w:sz w:val="18"/>
              </w:rPr>
            </w:pPr>
            <w:ins w:id="6" w:author="skip snow" w:date="2026-04-15T13:14:00Z" w16du:dateUtc="2026-04-15T20:14:00Z">
              <w:r>
                <w:rPr>
                  <w:sz w:val="18"/>
                </w:rPr>
                <w:t>The system must never give clinical advised</w:t>
              </w:r>
            </w:ins>
          </w:p>
        </w:tc>
      </w:tr>
      <w:tr w:rsidR="00A20BCE" w14:paraId="1B67905B" w14:textId="77777777">
        <w:trPr>
          <w:ins w:id="7" w:author="skip snow" w:date="2026-04-15T13:14:00Z" w16du:dateUtc="2026-04-15T20:14:00Z"/>
        </w:trPr>
        <w:tc>
          <w:tcPr>
            <w:tcW w:w="4320" w:type="dxa"/>
          </w:tcPr>
          <w:p w14:paraId="7714861C" w14:textId="4E114EDB" w:rsidR="00A20BCE" w:rsidRDefault="00A20BCE">
            <w:pPr>
              <w:rPr>
                <w:ins w:id="8" w:author="skip snow" w:date="2026-04-15T13:14:00Z" w16du:dateUtc="2026-04-15T20:14:00Z"/>
                <w:sz w:val="18"/>
              </w:rPr>
            </w:pPr>
            <w:ins w:id="9" w:author="skip snow" w:date="2026-04-15T13:14:00Z" w16du:dateUtc="2026-04-15T20:14:00Z">
              <w:r>
                <w:rPr>
                  <w:sz w:val="18"/>
                </w:rPr>
                <w:t>B</w:t>
              </w:r>
            </w:ins>
            <w:ins w:id="10" w:author="skip snow" w:date="2026-04-15T13:15:00Z" w16du:dateUtc="2026-04-15T20:15:00Z">
              <w:r>
                <w:rPr>
                  <w:sz w:val="18"/>
                </w:rPr>
                <w:t>R13</w:t>
              </w:r>
            </w:ins>
          </w:p>
        </w:tc>
        <w:tc>
          <w:tcPr>
            <w:tcW w:w="4320" w:type="dxa"/>
          </w:tcPr>
          <w:p w14:paraId="6969D043" w14:textId="5DEE8662" w:rsidR="00A20BCE" w:rsidRDefault="00A20BCE">
            <w:pPr>
              <w:rPr>
                <w:ins w:id="11" w:author="skip snow" w:date="2026-04-15T13:14:00Z" w16du:dateUtc="2026-04-15T20:14:00Z"/>
                <w:sz w:val="18"/>
              </w:rPr>
            </w:pPr>
            <w:ins w:id="12" w:author="skip snow" w:date="2026-04-15T13:15:00Z" w16du:dateUtc="2026-04-15T20:15:00Z">
              <w:r>
                <w:rPr>
                  <w:sz w:val="18"/>
                </w:rPr>
                <w:t>The system must never use LLM to give answers to important questions. LLMs are used to ask the data and c</w:t>
              </w:r>
            </w:ins>
            <w:ins w:id="13" w:author="skip snow" w:date="2026-04-15T13:16:00Z" w16du:dateUtc="2026-04-15T20:16:00Z">
              <w:r>
                <w:rPr>
                  <w:sz w:val="18"/>
                </w:rPr>
                <w:t xml:space="preserve">ode </w:t>
              </w:r>
            </w:ins>
            <w:ins w:id="14" w:author="skip snow" w:date="2026-04-15T13:15:00Z" w16du:dateUtc="2026-04-15T20:15:00Z">
              <w:r>
                <w:rPr>
                  <w:sz w:val="18"/>
                </w:rPr>
                <w:t xml:space="preserve">the right </w:t>
              </w:r>
            </w:ins>
            <w:ins w:id="15" w:author="skip snow" w:date="2026-04-15T13:16:00Z" w16du:dateUtc="2026-04-15T20:16:00Z">
              <w:r>
                <w:rPr>
                  <w:sz w:val="18"/>
                </w:rPr>
                <w:t xml:space="preserve">questions, Deterministic logic Must </w:t>
              </w:r>
              <w:proofErr w:type="spellStart"/>
              <w:r>
                <w:rPr>
                  <w:sz w:val="18"/>
                </w:rPr>
                <w:t>ansser</w:t>
              </w:r>
              <w:proofErr w:type="spellEnd"/>
              <w:r>
                <w:rPr>
                  <w:sz w:val="18"/>
                </w:rPr>
                <w:t xml:space="preserve"> these questions.</w:t>
              </w:r>
            </w:ins>
          </w:p>
        </w:tc>
      </w:tr>
      <w:tr w:rsidR="00A20BCE" w14:paraId="53065B83" w14:textId="77777777">
        <w:trPr>
          <w:ins w:id="16" w:author="skip snow" w:date="2026-04-15T13:17:00Z" w16du:dateUtc="2026-04-15T20:17:00Z"/>
        </w:trPr>
        <w:tc>
          <w:tcPr>
            <w:tcW w:w="4320" w:type="dxa"/>
          </w:tcPr>
          <w:p w14:paraId="1F881BCD" w14:textId="667AC497" w:rsidR="00A20BCE" w:rsidRDefault="00A20BCE">
            <w:pPr>
              <w:rPr>
                <w:ins w:id="17" w:author="skip snow" w:date="2026-04-15T13:17:00Z" w16du:dateUtc="2026-04-15T20:17:00Z"/>
                <w:sz w:val="18"/>
              </w:rPr>
            </w:pPr>
            <w:ins w:id="18" w:author="skip snow" w:date="2026-04-15T13:17:00Z" w16du:dateUtc="2026-04-15T20:17:00Z">
              <w:r>
                <w:rPr>
                  <w:sz w:val="18"/>
                </w:rPr>
                <w:t>BR- 14</w:t>
              </w:r>
            </w:ins>
          </w:p>
        </w:tc>
        <w:tc>
          <w:tcPr>
            <w:tcW w:w="4320" w:type="dxa"/>
          </w:tcPr>
          <w:p w14:paraId="439F582C" w14:textId="5CF98A96" w:rsidR="00A20BCE" w:rsidRDefault="00006338">
            <w:pPr>
              <w:rPr>
                <w:ins w:id="19" w:author="skip snow" w:date="2026-04-15T13:17:00Z" w16du:dateUtc="2026-04-15T20:17:00Z"/>
                <w:sz w:val="18"/>
              </w:rPr>
            </w:pPr>
            <w:ins w:id="20" w:author="skip snow" w:date="2026-04-15T13:36:00Z" w16du:dateUtc="2026-04-15T20:36:00Z">
              <w:r>
                <w:rPr>
                  <w:sz w:val="18"/>
                </w:rPr>
                <w:t xml:space="preserve">The </w:t>
              </w:r>
              <w:proofErr w:type="spellStart"/>
              <w:r>
                <w:rPr>
                  <w:sz w:val="18"/>
                </w:rPr>
                <w:t>PromptAssemblyFactory</w:t>
              </w:r>
              <w:proofErr w:type="spellEnd"/>
              <w:r>
                <w:rPr>
                  <w:sz w:val="18"/>
                </w:rPr>
                <w:t>.</w:t>
              </w:r>
              <w:r>
                <w:rPr>
                  <w:sz w:val="18"/>
                </w:rPr>
                <w:t xml:space="preserve"> CAN</w:t>
              </w:r>
            </w:ins>
            <w:ins w:id="21" w:author="skip snow" w:date="2026-04-15T13:37:00Z" w16du:dateUtc="2026-04-15T20:37:00Z">
              <w:r>
                <w:rPr>
                  <w:sz w:val="18"/>
                </w:rPr>
                <w:t xml:space="preserve"> </w:t>
              </w:r>
            </w:ins>
            <w:ins w:id="22" w:author="skip snow" w:date="2026-04-15T13:36:00Z" w16du:dateUtc="2026-04-15T20:36:00Z">
              <w:r>
                <w:rPr>
                  <w:sz w:val="18"/>
                </w:rPr>
                <w:t xml:space="preserve">NOT </w:t>
              </w:r>
            </w:ins>
            <w:ins w:id="23" w:author="skip snow" w:date="2026-04-15T13:37:00Z" w16du:dateUtc="2026-04-15T20:37:00Z">
              <w:r>
                <w:rPr>
                  <w:sz w:val="18"/>
                </w:rPr>
                <w:t xml:space="preserve">contain business logic. Each worker that assembles Prompt content must publish APIS that make the </w:t>
              </w:r>
              <w:proofErr w:type="spellStart"/>
              <w:r>
                <w:rPr>
                  <w:sz w:val="18"/>
                </w:rPr>
                <w:t>PROMPAssembellyFactory</w:t>
              </w:r>
              <w:proofErr w:type="spellEnd"/>
              <w:r>
                <w:rPr>
                  <w:sz w:val="18"/>
                </w:rPr>
                <w:t xml:space="preserve"> devoid of </w:t>
              </w:r>
              <w:proofErr w:type="spellStart"/>
              <w:r>
                <w:rPr>
                  <w:sz w:val="18"/>
                </w:rPr>
                <w:t>containg</w:t>
              </w:r>
              <w:proofErr w:type="spellEnd"/>
              <w:r>
                <w:rPr>
                  <w:sz w:val="18"/>
                </w:rPr>
                <w:t xml:space="preserve"> </w:t>
              </w:r>
              <w:proofErr w:type="spellStart"/>
              <w:r>
                <w:rPr>
                  <w:sz w:val="18"/>
                </w:rPr>
                <w:t>signficnatg</w:t>
              </w:r>
              <w:proofErr w:type="spellEnd"/>
              <w:r>
                <w:rPr>
                  <w:sz w:val="18"/>
                </w:rPr>
                <w:t xml:space="preserve"> business logic</w:t>
              </w:r>
            </w:ins>
          </w:p>
        </w:tc>
      </w:tr>
      <w:tr w:rsidR="00006338" w14:paraId="629EA324" w14:textId="77777777">
        <w:trPr>
          <w:ins w:id="24" w:author="skip snow" w:date="2026-04-15T13:38:00Z" w16du:dateUtc="2026-04-15T20:38:00Z"/>
        </w:trPr>
        <w:tc>
          <w:tcPr>
            <w:tcW w:w="4320" w:type="dxa"/>
          </w:tcPr>
          <w:p w14:paraId="681C960C" w14:textId="34DF0F7F" w:rsidR="00006338" w:rsidRDefault="00006338">
            <w:pPr>
              <w:rPr>
                <w:ins w:id="25" w:author="skip snow" w:date="2026-04-15T13:38:00Z" w16du:dateUtc="2026-04-15T20:38:00Z"/>
                <w:sz w:val="18"/>
              </w:rPr>
            </w:pPr>
            <w:ins w:id="26" w:author="skip snow" w:date="2026-04-15T13:38:00Z" w16du:dateUtc="2026-04-15T20:38:00Z">
              <w:r>
                <w:rPr>
                  <w:sz w:val="18"/>
                </w:rPr>
                <w:t>BR-14</w:t>
              </w:r>
            </w:ins>
          </w:p>
        </w:tc>
        <w:tc>
          <w:tcPr>
            <w:tcW w:w="4320" w:type="dxa"/>
          </w:tcPr>
          <w:p w14:paraId="2BB53AD4" w14:textId="58879902" w:rsidR="00006338" w:rsidRDefault="00006338">
            <w:pPr>
              <w:rPr>
                <w:ins w:id="27" w:author="skip snow" w:date="2026-04-15T13:38:00Z" w16du:dateUtc="2026-04-15T20:38:00Z"/>
                <w:sz w:val="18"/>
              </w:rPr>
            </w:pPr>
            <w:ins w:id="28" w:author="skip snow" w:date="2026-04-15T13:38:00Z" w16du:dateUtc="2026-04-15T20:38:00Z">
              <w:r>
                <w:rPr>
                  <w:sz w:val="18"/>
                </w:rPr>
                <w:t xml:space="preserve">Only a Human being (skip) can approve any API or logic in the </w:t>
              </w:r>
              <w:proofErr w:type="spellStart"/>
              <w:r>
                <w:rPr>
                  <w:sz w:val="18"/>
                </w:rPr>
                <w:t>PromptAssembelyFactory</w:t>
              </w:r>
              <w:proofErr w:type="spellEnd"/>
              <w:r>
                <w:rPr>
                  <w:sz w:val="18"/>
                </w:rPr>
                <w:t xml:space="preserve"> even if this becomes</w:t>
              </w:r>
            </w:ins>
            <w:ins w:id="29" w:author="skip snow" w:date="2026-04-15T13:39:00Z" w16du:dateUtc="2026-04-15T20:39:00Z">
              <w:r>
                <w:rPr>
                  <w:sz w:val="18"/>
                </w:rPr>
                <w:t xml:space="preserve"> a bottleneck. </w:t>
              </w:r>
            </w:ins>
          </w:p>
        </w:tc>
      </w:tr>
    </w:tbl>
    <w:p w14:paraId="675D9646" w14:textId="77777777" w:rsidR="00A61419" w:rsidRDefault="00000000">
      <w:r>
        <w:t>____________________________________________________________</w:t>
      </w:r>
    </w:p>
    <w:p w14:paraId="0C5ADB1E" w14:textId="77777777" w:rsidR="00A61419" w:rsidRDefault="00000000">
      <w:pPr>
        <w:pStyle w:val="Heading1"/>
      </w:pPr>
      <w:r>
        <w:t>3. Architecture</w:t>
      </w:r>
    </w:p>
    <w:p w14:paraId="1494BFA7" w14:textId="77777777" w:rsidR="00A61419" w:rsidRDefault="00000000">
      <w:pPr>
        <w:pStyle w:val="Heading2"/>
      </w:pPr>
      <w:r>
        <w:t>3.1 The Aircraft Assembly Pattern</w:t>
      </w:r>
    </w:p>
    <w:p w14:paraId="29893486" w14:textId="77777777" w:rsidR="00A61419" w:rsidRDefault="00000000">
      <w:r>
        <w:t>The architecture uses the aircraft assembly pattern. There are five participants:</w:t>
      </w:r>
    </w:p>
    <w:p w14:paraId="0FB0BDC4" w14:textId="77777777" w:rsidR="00A61419" w:rsidRDefault="00000000">
      <w:r>
        <w:t xml:space="preserve">The PromptAssemblyFactory is the final assembly line. It knows the blueprint — where each part mounts, what forces each part creates, </w:t>
      </w:r>
      <w:r w:rsidRPr="00006338">
        <w:rPr>
          <w:strike/>
        </w:rPr>
        <w:t>what order assembly proceeds</w:t>
      </w:r>
      <w:r>
        <w:t>, and how to wire the connections between sub-factories. It does NOT understand the content of any part. It is deliberately dumb.</w:t>
      </w:r>
    </w:p>
    <w:p w14:paraId="0A6CCDD1" w14:textId="6BAE5D23" w:rsidR="00A61419" w:rsidRDefault="00000000">
      <w:r>
        <w:lastRenderedPageBreak/>
        <w:t xml:space="preserve">Sub-factories (one per epic, plus </w:t>
      </w:r>
      <w:proofErr w:type="spellStart"/>
      <w:proofErr w:type="gramStart"/>
      <w:r>
        <w:t>SharedServicesFactory</w:t>
      </w:r>
      <w:proofErr w:type="spellEnd"/>
      <w:ins w:id="30" w:author="skip snow" w:date="2026-04-15T13:40:00Z" w16du:dateUtc="2026-04-15T20:40:00Z">
        <w:r w:rsidR="00006338">
          <w:t>{</w:t>
        </w:r>
        <w:proofErr w:type="gramEnd"/>
        <w:r w:rsidR="00006338">
          <w:t xml:space="preserve">We need to renovate the </w:t>
        </w:r>
        <w:proofErr w:type="spellStart"/>
        <w:r w:rsidR="00006338">
          <w:t>Pipline</w:t>
        </w:r>
        <w:proofErr w:type="spellEnd"/>
        <w:r w:rsidR="00006338">
          <w:t xml:space="preserve"> </w:t>
        </w:r>
        <w:proofErr w:type="spellStart"/>
        <w:r w:rsidR="00006338">
          <w:t>SharedServices</w:t>
        </w:r>
        <w:proofErr w:type="spellEnd"/>
        <w:r w:rsidR="00006338">
          <w:t xml:space="preserve"> is an epic}</w:t>
        </w:r>
      </w:ins>
      <w:r>
        <w:t>) each produce finished parts with a standard interface. Each sub-factory understands its own domain deeply. It knows nothing about how its output will be combined with other sub-factories' output by the assembly factory.</w:t>
      </w:r>
    </w:p>
    <w:p w14:paraId="0B207497" w14:textId="78E2A8FA" w:rsidR="00A61419" w:rsidRDefault="00000000">
      <w:r>
        <w:t xml:space="preserve">However — and this is critical — each sub-factory knows enough about its neighbors to design its contributions </w:t>
      </w:r>
      <w:proofErr w:type="gramStart"/>
      <w:r>
        <w:t>correctly.</w:t>
      </w:r>
      <w:ins w:id="31" w:author="skip snow" w:date="2026-04-15T13:40:00Z" w16du:dateUtc="2026-04-15T20:40:00Z">
        <w:r w:rsidR="00006338">
          <w:t>{</w:t>
        </w:r>
        <w:proofErr w:type="gramEnd"/>
        <w:r w:rsidR="00006338">
          <w:t>e</w:t>
        </w:r>
      </w:ins>
      <w:ins w:id="32" w:author="skip snow" w:date="2026-04-15T13:41:00Z" w16du:dateUtc="2026-04-15T20:41:00Z">
        <w:r w:rsidR="00006338">
          <w:t xml:space="preserve">xplain the metaphor </w:t>
        </w:r>
        <w:proofErr w:type="spellStart"/>
        <w:proofErr w:type="gramStart"/>
        <w:r w:rsidR="00006338">
          <w:t>beter</w:t>
        </w:r>
        <w:proofErr w:type="spellEnd"/>
        <w:r w:rsidR="00006338">
          <w:t>, and</w:t>
        </w:r>
        <w:proofErr w:type="gramEnd"/>
        <w:r w:rsidR="00006338">
          <w:t xml:space="preserve"> map it to this architecture</w:t>
        </w:r>
      </w:ins>
      <w:ins w:id="33" w:author="skip snow" w:date="2026-04-15T13:40:00Z" w16du:dateUtc="2026-04-15T20:40:00Z">
        <w:r w:rsidR="00006338">
          <w:t>}</w:t>
        </w:r>
      </w:ins>
      <w:r>
        <w:t xml:space="preserve"> The wing knows the engine is there and what forces the engine applies. The engine knows it mounts on a wing and what structural loads the wing can bear. Neither knows the other's internals. Each sub-factory exposes an API that tells its neighbors what it needs and what it supplies. The neighbors use these APIs to design their own contributions, but never to understand or replicate each other's logic.</w:t>
      </w:r>
    </w:p>
    <w:p w14:paraId="77257807" w14:textId="77777777" w:rsidR="00A61419" w:rsidRDefault="00000000">
      <w:r>
        <w:t>The PromptPart interface is the mounting spec — the standard connector between sub-factories and the assembly factory. Every sub-factory delivers a PromptPart. The assembly factory only interacts with parts through this interface.</w:t>
      </w:r>
    </w:p>
    <w:p w14:paraId="737AA711" w14:textId="77777777" w:rsidR="00A61419" w:rsidRDefault="00000000">
      <w:r>
        <w:t>The PromptAssemblyFactory reads the sub-factory APIs and wires the connections based on the blueprint. The sub-factories do not call each other directly.</w:t>
      </w:r>
    </w:p>
    <w:p w14:paraId="43682133" w14:textId="77777777" w:rsidR="00A61419" w:rsidRDefault="00000000">
      <w:pPr>
        <w:pStyle w:val="Heading2"/>
      </w:pPr>
      <w:r>
        <w:t>3.2 Why Not a Monolithic Factory</w:t>
      </w:r>
    </w:p>
    <w:p w14:paraId="0CCE7C45" w14:textId="77777777" w:rsidR="00A61419" w:rsidRDefault="00000000">
      <w:r>
        <w:t>A single factory class handling all nine epics would become a God Object — the exact maintenance and regression risk the audit identified. One class per epic means one failure domain, one test surface, and one deployment unit per capability cluster.</w:t>
      </w:r>
    </w:p>
    <w:p w14:paraId="68821544" w14:textId="77777777" w:rsidR="00A61419" w:rsidRDefault="00000000">
      <w:pPr>
        <w:pStyle w:val="Heading2"/>
      </w:pPr>
      <w:r>
        <w:t>3.3 The PromptPart Interface — The Mounting Spec</w:t>
      </w:r>
    </w:p>
    <w:p w14:paraId="6176C65D" w14:textId="77777777" w:rsidR="00A61419" w:rsidRDefault="00000000">
      <w:r>
        <w:t>Every sub-factory delivers PromptParts through this standard interface:</w:t>
      </w:r>
    </w:p>
    <w:tbl>
      <w:tblPr>
        <w:tblStyle w:val="TableGrid"/>
        <w:tblW w:w="0" w:type="auto"/>
        <w:tblLook w:val="04A0" w:firstRow="1" w:lastRow="0" w:firstColumn="1" w:lastColumn="0" w:noHBand="0" w:noVBand="1"/>
      </w:tblPr>
      <w:tblGrid>
        <w:gridCol w:w="2880"/>
        <w:gridCol w:w="2880"/>
        <w:gridCol w:w="2880"/>
      </w:tblGrid>
      <w:tr w:rsidR="00A61419" w14:paraId="75087647" w14:textId="77777777">
        <w:tc>
          <w:tcPr>
            <w:tcW w:w="2880" w:type="dxa"/>
          </w:tcPr>
          <w:p w14:paraId="24A4D6DF" w14:textId="77777777" w:rsidR="00A61419" w:rsidRDefault="00000000">
            <w:r>
              <w:rPr>
                <w:b/>
                <w:sz w:val="18"/>
              </w:rPr>
              <w:t>Field</w:t>
            </w:r>
          </w:p>
        </w:tc>
        <w:tc>
          <w:tcPr>
            <w:tcW w:w="2880" w:type="dxa"/>
          </w:tcPr>
          <w:p w14:paraId="62D3F0DE" w14:textId="77777777" w:rsidR="00A61419" w:rsidRDefault="00000000">
            <w:r>
              <w:rPr>
                <w:b/>
                <w:sz w:val="18"/>
              </w:rPr>
              <w:t>Type</w:t>
            </w:r>
          </w:p>
        </w:tc>
        <w:tc>
          <w:tcPr>
            <w:tcW w:w="2880" w:type="dxa"/>
          </w:tcPr>
          <w:p w14:paraId="77CC55E7" w14:textId="77777777" w:rsidR="00A61419" w:rsidRDefault="00000000">
            <w:r>
              <w:rPr>
                <w:b/>
                <w:sz w:val="18"/>
              </w:rPr>
              <w:t>Purpose</w:t>
            </w:r>
          </w:p>
        </w:tc>
      </w:tr>
      <w:tr w:rsidR="00A61419" w14:paraId="5639048F" w14:textId="77777777">
        <w:tc>
          <w:tcPr>
            <w:tcW w:w="2880" w:type="dxa"/>
          </w:tcPr>
          <w:p w14:paraId="60AE6944" w14:textId="77777777" w:rsidR="00A61419" w:rsidRDefault="00000000">
            <w:r>
              <w:rPr>
                <w:sz w:val="18"/>
              </w:rPr>
              <w:t>slot</w:t>
            </w:r>
          </w:p>
        </w:tc>
        <w:tc>
          <w:tcPr>
            <w:tcW w:w="2880" w:type="dxa"/>
          </w:tcPr>
          <w:p w14:paraId="1E095010" w14:textId="77777777" w:rsidR="00A61419" w:rsidRDefault="00000000">
            <w:r>
              <w:rPr>
                <w:sz w:val="18"/>
              </w:rPr>
              <w:t>string</w:t>
            </w:r>
          </w:p>
        </w:tc>
        <w:tc>
          <w:tcPr>
            <w:tcW w:w="2880" w:type="dxa"/>
          </w:tcPr>
          <w:p w14:paraId="6651410A" w14:textId="722E4B00" w:rsidR="00A61419" w:rsidRDefault="00000000">
            <w:r>
              <w:rPr>
                <w:sz w:val="18"/>
              </w:rPr>
              <w:t xml:space="preserve">Where this part mounts: system_context, user_intent, tools, constraints, or </w:t>
            </w:r>
            <w:proofErr w:type="spellStart"/>
            <w:r>
              <w:rPr>
                <w:sz w:val="18"/>
              </w:rPr>
              <w:t>post_processing</w:t>
            </w:r>
            <w:proofErr w:type="spellEnd"/>
            <w:ins w:id="34" w:author="skip snow" w:date="2026-04-15T13:43:00Z" w16du:dateUtc="2026-04-15T20:43:00Z">
              <w:r w:rsidR="00786D7C">
                <w:rPr>
                  <w:sz w:val="18"/>
                </w:rPr>
                <w:t xml:space="preserve">. The slot is </w:t>
              </w:r>
              <w:proofErr w:type="spellStart"/>
              <w:r w:rsidR="00786D7C">
                <w:rPr>
                  <w:sz w:val="18"/>
                </w:rPr>
                <w:t>contoled</w:t>
              </w:r>
              <w:proofErr w:type="spellEnd"/>
              <w:r w:rsidR="00786D7C">
                <w:rPr>
                  <w:sz w:val="18"/>
                </w:rPr>
                <w:t xml:space="preserve"> by the components via a (virtual double linked list) it knows what is before it and what is after it. The factory </w:t>
              </w:r>
              <w:proofErr w:type="spellStart"/>
              <w:r w:rsidR="00786D7C">
                <w:rPr>
                  <w:sz w:val="18"/>
                </w:rPr>
                <w:t>reconcyl</w:t>
              </w:r>
            </w:ins>
            <w:ins w:id="35" w:author="skip snow" w:date="2026-04-15T13:44:00Z" w16du:dateUtc="2026-04-15T20:44:00Z">
              <w:r w:rsidR="00786D7C">
                <w:rPr>
                  <w:sz w:val="18"/>
                </w:rPr>
                <w:t>s</w:t>
              </w:r>
              <w:proofErr w:type="spellEnd"/>
              <w:r w:rsidR="00786D7C">
                <w:rPr>
                  <w:sz w:val="18"/>
                </w:rPr>
                <w:t xml:space="preserve"> that for each ‘</w:t>
              </w:r>
              <w:proofErr w:type="spellStart"/>
              <w:r w:rsidR="00786D7C">
                <w:rPr>
                  <w:sz w:val="18"/>
                </w:rPr>
                <w:t>Senario</w:t>
              </w:r>
              <w:proofErr w:type="spellEnd"/>
              <w:r w:rsidR="00786D7C">
                <w:rPr>
                  <w:sz w:val="18"/>
                </w:rPr>
                <w:t xml:space="preserve">’ the Links are </w:t>
              </w:r>
              <w:proofErr w:type="gramStart"/>
              <w:r w:rsidR="00786D7C">
                <w:rPr>
                  <w:sz w:val="18"/>
                </w:rPr>
                <w:t>complete</w:t>
              </w:r>
              <w:proofErr w:type="gramEnd"/>
              <w:r w:rsidR="00786D7C">
                <w:rPr>
                  <w:sz w:val="18"/>
                </w:rPr>
                <w:t xml:space="preserve"> but it does not own the content of the </w:t>
              </w:r>
              <w:proofErr w:type="spellStart"/>
              <w:r w:rsidR="00786D7C">
                <w:rPr>
                  <w:sz w:val="18"/>
                </w:rPr>
                <w:t>oder</w:t>
              </w:r>
              <w:proofErr w:type="spellEnd"/>
              <w:r w:rsidR="00786D7C">
                <w:rPr>
                  <w:sz w:val="18"/>
                </w:rPr>
                <w:t xml:space="preserve">, </w:t>
              </w:r>
              <w:proofErr w:type="gramStart"/>
              <w:r w:rsidR="00786D7C">
                <w:rPr>
                  <w:sz w:val="18"/>
                </w:rPr>
                <w:t>Each</w:t>
              </w:r>
              <w:proofErr w:type="gramEnd"/>
              <w:r w:rsidR="00786D7C">
                <w:rPr>
                  <w:sz w:val="18"/>
                </w:rPr>
                <w:t xml:space="preserve"> component informs the factory of its ups</w:t>
              </w:r>
            </w:ins>
            <w:ins w:id="36" w:author="skip snow" w:date="2026-04-15T13:45:00Z" w16du:dateUtc="2026-04-15T20:45:00Z">
              <w:r w:rsidR="00786D7C">
                <w:rPr>
                  <w:sz w:val="18"/>
                </w:rPr>
                <w:t xml:space="preserve">tream and downstream </w:t>
              </w:r>
              <w:proofErr w:type="spellStart"/>
              <w:r w:rsidR="00786D7C">
                <w:rPr>
                  <w:sz w:val="18"/>
                </w:rPr>
                <w:t>nieghbor</w:t>
              </w:r>
              <w:proofErr w:type="spellEnd"/>
              <w:r w:rsidR="00786D7C">
                <w:rPr>
                  <w:sz w:val="18"/>
                </w:rPr>
                <w:t xml:space="preserve">. Only the factory knows the entire </w:t>
              </w:r>
              <w:proofErr w:type="gramStart"/>
              <w:r w:rsidR="00786D7C">
                <w:rPr>
                  <w:sz w:val="18"/>
                </w:rPr>
                <w:t>order</w:t>
              </w:r>
              <w:proofErr w:type="gramEnd"/>
              <w:r w:rsidR="00786D7C">
                <w:rPr>
                  <w:sz w:val="18"/>
                </w:rPr>
                <w:t xml:space="preserve"> but it only knows this from what the </w:t>
              </w:r>
              <w:proofErr w:type="spellStart"/>
              <w:r w:rsidR="00786D7C">
                <w:rPr>
                  <w:sz w:val="18"/>
                </w:rPr>
                <w:t>subcompoents</w:t>
              </w:r>
              <w:proofErr w:type="spellEnd"/>
              <w:r w:rsidR="00786D7C">
                <w:rPr>
                  <w:sz w:val="18"/>
                </w:rPr>
                <w:t xml:space="preserve"> tell it. </w:t>
              </w:r>
            </w:ins>
          </w:p>
        </w:tc>
      </w:tr>
      <w:tr w:rsidR="00A61419" w14:paraId="31BE5FDB" w14:textId="77777777">
        <w:tc>
          <w:tcPr>
            <w:tcW w:w="2880" w:type="dxa"/>
          </w:tcPr>
          <w:p w14:paraId="6470B950" w14:textId="77777777" w:rsidR="00A61419" w:rsidRDefault="00000000">
            <w:r>
              <w:rPr>
                <w:sz w:val="18"/>
              </w:rPr>
              <w:t>content</w:t>
            </w:r>
          </w:p>
        </w:tc>
        <w:tc>
          <w:tcPr>
            <w:tcW w:w="2880" w:type="dxa"/>
          </w:tcPr>
          <w:p w14:paraId="53822A52" w14:textId="77777777" w:rsidR="00A61419" w:rsidRDefault="00000000">
            <w:r>
              <w:rPr>
                <w:sz w:val="18"/>
              </w:rPr>
              <w:t>any</w:t>
            </w:r>
          </w:p>
        </w:tc>
        <w:tc>
          <w:tcPr>
            <w:tcW w:w="2880" w:type="dxa"/>
          </w:tcPr>
          <w:p w14:paraId="439E7A15" w14:textId="71D9E0D4" w:rsidR="00A61419" w:rsidRDefault="00000000">
            <w:r>
              <w:rPr>
                <w:sz w:val="18"/>
              </w:rPr>
              <w:t>The prompt fragment — opaque to the assembly factory</w:t>
            </w:r>
            <w:ins w:id="37" w:author="skip snow" w:date="2026-04-15T13:46:00Z" w16du:dateUtc="2026-04-15T20:46:00Z">
              <w:r w:rsidR="00786D7C">
                <w:rPr>
                  <w:sz w:val="18"/>
                </w:rPr>
                <w:t xml:space="preserve"> Each fragment will have dynamic content, that it is responsible to produce</w:t>
              </w:r>
            </w:ins>
          </w:p>
        </w:tc>
      </w:tr>
      <w:tr w:rsidR="00A61419" w14:paraId="73208062" w14:textId="77777777">
        <w:tc>
          <w:tcPr>
            <w:tcW w:w="2880" w:type="dxa"/>
          </w:tcPr>
          <w:p w14:paraId="6F70216F" w14:textId="77777777" w:rsidR="00A61419" w:rsidRDefault="00000000">
            <w:r>
              <w:rPr>
                <w:sz w:val="18"/>
              </w:rPr>
              <w:lastRenderedPageBreak/>
              <w:t>priority</w:t>
            </w:r>
          </w:p>
        </w:tc>
        <w:tc>
          <w:tcPr>
            <w:tcW w:w="2880" w:type="dxa"/>
          </w:tcPr>
          <w:p w14:paraId="3BBF871A" w14:textId="77777777" w:rsidR="00A61419" w:rsidRDefault="00000000">
            <w:r>
              <w:rPr>
                <w:sz w:val="18"/>
              </w:rPr>
              <w:t>integer</w:t>
            </w:r>
          </w:p>
        </w:tc>
        <w:tc>
          <w:tcPr>
            <w:tcW w:w="2880" w:type="dxa"/>
          </w:tcPr>
          <w:p w14:paraId="3DAEB9F3" w14:textId="3EE89ADE" w:rsidR="00A61419" w:rsidRDefault="00000000">
            <w:r>
              <w:rPr>
                <w:sz w:val="18"/>
              </w:rPr>
              <w:t xml:space="preserve">Assembly order within its slot. 0 = first, </w:t>
            </w:r>
            <w:del w:id="38" w:author="skip snow" w:date="2026-04-15T13:46:00Z" w16du:dateUtc="2026-04-15T20:46:00Z">
              <w:r w:rsidDel="00786D7C">
                <w:rPr>
                  <w:sz w:val="18"/>
                </w:rPr>
                <w:delText xml:space="preserve">100 </w:delText>
              </w:r>
            </w:del>
            <w:ins w:id="39" w:author="skip snow" w:date="2026-04-15T13:46:00Z" w16du:dateUtc="2026-04-15T20:46:00Z">
              <w:r w:rsidR="00786D7C">
                <w:rPr>
                  <w:sz w:val="18"/>
                </w:rPr>
                <w:t xml:space="preserve">No </w:t>
              </w:r>
              <w:proofErr w:type="spellStart"/>
              <w:r w:rsidR="00786D7C">
                <w:rPr>
                  <w:sz w:val="18"/>
                </w:rPr>
                <w:t>assembely</w:t>
              </w:r>
              <w:proofErr w:type="spellEnd"/>
              <w:r w:rsidR="00786D7C">
                <w:rPr>
                  <w:sz w:val="18"/>
                </w:rPr>
                <w:t xml:space="preserve"> can have mor</w:t>
              </w:r>
            </w:ins>
            <w:ins w:id="40" w:author="skip snow" w:date="2026-04-15T13:47:00Z" w16du:dateUtc="2026-04-15T20:47:00Z">
              <w:r w:rsidR="00786D7C">
                <w:rPr>
                  <w:sz w:val="18"/>
                </w:rPr>
                <w:t>e than 20 parts.</w:t>
              </w:r>
            </w:ins>
            <w:del w:id="41" w:author="skip snow" w:date="2026-04-15T13:47:00Z" w16du:dateUtc="2026-04-15T20:47:00Z">
              <w:r w:rsidDel="00786D7C">
                <w:rPr>
                  <w:sz w:val="18"/>
                </w:rPr>
                <w:delText>= last</w:delText>
              </w:r>
            </w:del>
          </w:p>
        </w:tc>
      </w:tr>
      <w:tr w:rsidR="00A61419" w14:paraId="228A4706" w14:textId="77777777">
        <w:tc>
          <w:tcPr>
            <w:tcW w:w="2880" w:type="dxa"/>
          </w:tcPr>
          <w:p w14:paraId="40EA1907" w14:textId="77777777" w:rsidR="00A61419" w:rsidRDefault="00000000">
            <w:r>
              <w:rPr>
                <w:sz w:val="18"/>
              </w:rPr>
              <w:t>forces</w:t>
            </w:r>
          </w:p>
        </w:tc>
        <w:tc>
          <w:tcPr>
            <w:tcW w:w="2880" w:type="dxa"/>
          </w:tcPr>
          <w:p w14:paraId="6FCEEAE5" w14:textId="77777777" w:rsidR="00A61419" w:rsidRDefault="00000000">
            <w:r>
              <w:rPr>
                <w:sz w:val="18"/>
              </w:rPr>
              <w:t>list</w:t>
            </w:r>
          </w:p>
        </w:tc>
        <w:tc>
          <w:tcPr>
            <w:tcW w:w="2880" w:type="dxa"/>
          </w:tcPr>
          <w:p w14:paraId="70164CB9" w14:textId="77777777" w:rsidR="00A61419" w:rsidRDefault="00000000">
            <w:r>
              <w:rPr>
                <w:sz w:val="18"/>
              </w:rPr>
              <w:t>Structural effects: HALT, OVERLAY, DOWNGRADE, or NONE</w:t>
            </w:r>
          </w:p>
        </w:tc>
      </w:tr>
      <w:tr w:rsidR="00A61419" w14:paraId="3FEC11C7" w14:textId="77777777">
        <w:tc>
          <w:tcPr>
            <w:tcW w:w="2880" w:type="dxa"/>
          </w:tcPr>
          <w:p w14:paraId="2DD387B9" w14:textId="77777777" w:rsidR="00A61419" w:rsidRDefault="00000000">
            <w:r>
              <w:rPr>
                <w:sz w:val="18"/>
              </w:rPr>
              <w:t>depends_on</w:t>
            </w:r>
          </w:p>
        </w:tc>
        <w:tc>
          <w:tcPr>
            <w:tcW w:w="2880" w:type="dxa"/>
          </w:tcPr>
          <w:p w14:paraId="270A962E" w14:textId="77777777" w:rsidR="00A61419" w:rsidRDefault="00000000">
            <w:r>
              <w:rPr>
                <w:sz w:val="18"/>
              </w:rPr>
              <w:t>list</w:t>
            </w:r>
          </w:p>
        </w:tc>
        <w:tc>
          <w:tcPr>
            <w:tcW w:w="2880" w:type="dxa"/>
          </w:tcPr>
          <w:p w14:paraId="5C30319C" w14:textId="77777777" w:rsidR="00A61419" w:rsidRDefault="00000000">
            <w:r>
              <w:rPr>
                <w:sz w:val="18"/>
              </w:rPr>
              <w:t>What must be resolved before this part can be produced: session_state, routing_decision, llm_response</w:t>
            </w:r>
          </w:p>
        </w:tc>
      </w:tr>
    </w:tbl>
    <w:p w14:paraId="5E72CC8B" w14:textId="77777777" w:rsidR="00A61419" w:rsidRDefault="00000000">
      <w:r>
        <w:t>The assembly factory sorts parts by slot and priority, resolves dependency order, checks for force conflicts, and assembles. It never reads content.</w:t>
      </w:r>
    </w:p>
    <w:p w14:paraId="751DD4BF" w14:textId="77777777" w:rsidR="00A61419" w:rsidRDefault="00000000">
      <w:pPr>
        <w:pStyle w:val="Heading2"/>
      </w:pPr>
      <w:r>
        <w:t>3.4 What the PromptAssemblyFactory Knows (The Blueprint)</w:t>
      </w:r>
    </w:p>
    <w:p w14:paraId="1477A4F1" w14:textId="77777777" w:rsidR="00A61419" w:rsidRDefault="00000000">
      <w:r>
        <w:t>The assembly factory's intelligence is limited to exactly these six things:</w:t>
      </w:r>
    </w:p>
    <w:p w14:paraId="4CFF6746" w14:textId="77777777" w:rsidR="00A61419" w:rsidRDefault="00000000">
      <w:r>
        <w:t>1. Slot layout — the order of slots: system_context, then constraints, then user_intent, then tools, then LLM call, then post_processing.</w:t>
      </w:r>
    </w:p>
    <w:p w14:paraId="7D29CB55" w14:textId="77777777" w:rsidR="00A61419" w:rsidRDefault="00000000">
      <w:r>
        <w:t>2. Sub-factory registry — which sub-factories exist and their capability declarations (their APIs). Not their internals.</w:t>
      </w:r>
    </w:p>
    <w:p w14:paraId="476A7317" w14:textId="77777777" w:rsidR="00A61419" w:rsidRDefault="00000000">
      <w:r>
        <w:t>3. Routing rules — given user input plus session state, which epic sub-factory handles this request. This is the assembly factory's one non-trivial responsibility. Routing rules are explicit and declarative. Each epic sub-factory declares what intents it handles. The assembly factory matches user intent to declarations. Ambiguous intents default to FindCare (the primary epic).</w:t>
      </w:r>
    </w:p>
    <w:p w14:paraId="59CE12E5" w14:textId="77777777" w:rsidR="00A61419" w:rsidRDefault="00000000">
      <w:r>
        <w:t>4. Dependency resolution — if a PromptPart says it depends_on safety_status, the assembly factory ensures the safety check runs first. If it depends_on llm_response, the assembly factory ensures the LLM call happens before that part runs.</w:t>
      </w:r>
    </w:p>
    <w:p w14:paraId="51B7B75A" w14:textId="77777777" w:rsidR="00A61419" w:rsidRDefault="00000000">
      <w:r>
        <w:t>5. Force wiring — if any part says force=HALT, the assembly stops. If force=DOWNGRADE, the assembly swaps the LLM model. If force=OVERLAY, the assembly wraps the response with the overlay content.</w:t>
      </w:r>
    </w:p>
    <w:p w14:paraId="1001E192" w14:textId="77777777" w:rsidR="00A61419" w:rsidRDefault="00000000">
      <w:pPr>
        <w:rPr>
          <w:ins w:id="42" w:author="skip snow" w:date="2026-04-15T13:47:00Z" w16du:dateUtc="2026-04-15T20:47:00Z"/>
        </w:rPr>
      </w:pPr>
      <w:r>
        <w:t>6. Session state management — the assembly factory maintains session state (last_state, last_specialty, off_topic_count, consent_status, message_history) and passes it to sub-factories that require it.</w:t>
      </w:r>
    </w:p>
    <w:p w14:paraId="3044A618" w14:textId="393F0A7B" w:rsidR="00786D7C" w:rsidRDefault="00786D7C">
      <w:ins w:id="43" w:author="skip snow" w:date="2026-04-15T13:47:00Z" w16du:dateUtc="2026-04-15T20:47:00Z">
        <w:r>
          <w:t>{S</w:t>
        </w:r>
      </w:ins>
      <w:ins w:id="44" w:author="skip snow" w:date="2026-04-15T13:48:00Z" w16du:dateUtc="2026-04-15T20:48:00Z">
        <w:r>
          <w:t>kip note: rewrite this based on my changes to the table above, I have not reviewed it</w:t>
        </w:r>
      </w:ins>
      <w:ins w:id="45" w:author="skip snow" w:date="2026-04-15T13:47:00Z" w16du:dateUtc="2026-04-15T20:47:00Z">
        <w:r>
          <w:t>}</w:t>
        </w:r>
      </w:ins>
    </w:p>
    <w:p w14:paraId="33376AC4" w14:textId="77777777" w:rsidR="00A61419" w:rsidRDefault="00000000">
      <w:pPr>
        <w:pStyle w:val="Heading2"/>
      </w:pPr>
      <w:r>
        <w:t>3.5 What the PromptAssemblyFactory Does NOT Know</w:t>
      </w:r>
    </w:p>
    <w:p w14:paraId="7007BB0A" w14:textId="77777777" w:rsidR="00A61419" w:rsidRDefault="00000000">
      <w:r>
        <w:t>The assembly factory does not know:</w:t>
      </w:r>
    </w:p>
    <w:p w14:paraId="739F66AA" w14:textId="77777777" w:rsidR="00A61419" w:rsidRDefault="00000000">
      <w:pPr>
        <w:pStyle w:val="ListBullet"/>
      </w:pPr>
      <w:r>
        <w:t>What a specialty code is</w:t>
      </w:r>
    </w:p>
    <w:p w14:paraId="453287A9" w14:textId="77777777" w:rsidR="00A61419" w:rsidRDefault="00000000">
      <w:pPr>
        <w:pStyle w:val="ListBullet"/>
      </w:pPr>
      <w:r>
        <w:t>How clinical trials are searched</w:t>
      </w:r>
    </w:p>
    <w:p w14:paraId="3E8B3AA2" w14:textId="77777777" w:rsidR="00A61419" w:rsidRDefault="00000000">
      <w:pPr>
        <w:pStyle w:val="ListBullet"/>
      </w:pPr>
      <w:r>
        <w:t>What makes a URL valid or invalid</w:t>
      </w:r>
    </w:p>
    <w:p w14:paraId="7E552354" w14:textId="77777777" w:rsidR="00A61419" w:rsidRDefault="00000000">
      <w:pPr>
        <w:pStyle w:val="ListBullet"/>
      </w:pPr>
      <w:r>
        <w:t>What words are profane</w:t>
      </w:r>
    </w:p>
    <w:p w14:paraId="23393C7D" w14:textId="77777777" w:rsidR="00A61419" w:rsidRDefault="00000000">
      <w:pPr>
        <w:pStyle w:val="ListBullet"/>
      </w:pPr>
      <w:r>
        <w:lastRenderedPageBreak/>
        <w:t>What constitutes an emergency</w:t>
      </w:r>
    </w:p>
    <w:p w14:paraId="65D23B55" w14:textId="77777777" w:rsidR="00A61419" w:rsidRDefault="00000000">
      <w:pPr>
        <w:pStyle w:val="ListBullet"/>
      </w:pPr>
      <w:r>
        <w:t>How provider quality is scored</w:t>
      </w:r>
    </w:p>
    <w:p w14:paraId="4D3B275C" w14:textId="77777777" w:rsidR="00A61419" w:rsidRDefault="00000000">
      <w:pPr>
        <w:pStyle w:val="ListBullet"/>
      </w:pPr>
      <w:r>
        <w:t>What UMLS CPT codes look like</w:t>
      </w:r>
    </w:p>
    <w:p w14:paraId="7161DB72" w14:textId="77777777" w:rsidR="00A61419" w:rsidRDefault="00000000">
      <w:pPr>
        <w:pStyle w:val="ListBullet"/>
      </w:pPr>
      <w:r>
        <w:t>What an off-topic question looks like</w:t>
      </w:r>
    </w:p>
    <w:p w14:paraId="522C9B40" w14:textId="77777777" w:rsidR="00A61419" w:rsidRDefault="00000000">
      <w:pPr>
        <w:pStyle w:val="ListBullet"/>
      </w:pPr>
      <w:r>
        <w:t>How consent works</w:t>
      </w:r>
    </w:p>
    <w:p w14:paraId="144CC364" w14:textId="77777777" w:rsidR="00A61419" w:rsidRDefault="00000000">
      <w:pPr>
        <w:pStyle w:val="ListBullet"/>
      </w:pPr>
      <w:r>
        <w:t>How lead capture detects contact information</w:t>
      </w:r>
    </w:p>
    <w:p w14:paraId="5FF07E56" w14:textId="77777777" w:rsidR="00A61419" w:rsidRDefault="00000000">
      <w:r>
        <w:t>If we give it more than the six things above, it becomes a god object. If we give it less, it cannot assemble correctly.</w:t>
      </w:r>
    </w:p>
    <w:p w14:paraId="282B8D20" w14:textId="77777777" w:rsidR="00A61419" w:rsidRPr="00786D7C" w:rsidRDefault="00000000">
      <w:pPr>
        <w:pStyle w:val="Heading2"/>
        <w:rPr>
          <w:strike/>
          <w:rPrChange w:id="46" w:author="skip snow" w:date="2026-04-15T13:48:00Z" w16du:dateUtc="2026-04-15T20:48:00Z">
            <w:rPr/>
          </w:rPrChange>
        </w:rPr>
      </w:pPr>
      <w:r w:rsidRPr="00786D7C">
        <w:rPr>
          <w:strike/>
          <w:rPrChange w:id="47" w:author="skip snow" w:date="2026-04-15T13:48:00Z" w16du:dateUtc="2026-04-15T20:48:00Z">
            <w:rPr/>
          </w:rPrChange>
        </w:rPr>
        <w:t>3.6 The Routing Decision</w:t>
      </w:r>
    </w:p>
    <w:p w14:paraId="29D1BCF9" w14:textId="77777777" w:rsidR="00A61419" w:rsidRPr="00786D7C" w:rsidRDefault="00000000">
      <w:pPr>
        <w:rPr>
          <w:rFonts w:asciiTheme="majorHAnsi" w:hAnsiTheme="majorHAnsi"/>
          <w:strike/>
          <w:rPrChange w:id="48" w:author="skip snow" w:date="2026-04-15T13:48:00Z" w16du:dateUtc="2026-04-15T20:48:00Z">
            <w:rPr/>
          </w:rPrChange>
        </w:rPr>
      </w:pPr>
      <w:r w:rsidRPr="00786D7C">
        <w:rPr>
          <w:rFonts w:asciiTheme="majorHAnsi" w:hAnsiTheme="majorHAnsi"/>
          <w:strike/>
          <w:rPrChange w:id="49" w:author="skip snow" w:date="2026-04-15T13:48:00Z" w16du:dateUtc="2026-04-15T20:48:00Z">
            <w:rPr/>
          </w:rPrChange>
        </w:rPr>
        <w:t xml:space="preserve">The routing decision is the assembly factory's one non-trivial responsibility. It must classify </w:t>
      </w:r>
      <w:proofErr w:type="gramStart"/>
      <w:r w:rsidRPr="00786D7C">
        <w:rPr>
          <w:rFonts w:asciiTheme="majorHAnsi" w:hAnsiTheme="majorHAnsi"/>
          <w:strike/>
          <w:rPrChange w:id="50" w:author="skip snow" w:date="2026-04-15T13:48:00Z" w16du:dateUtc="2026-04-15T20:48:00Z">
            <w:rPr/>
          </w:rPrChange>
        </w:rPr>
        <w:t>user</w:t>
      </w:r>
      <w:proofErr w:type="gramEnd"/>
      <w:r w:rsidRPr="00786D7C">
        <w:rPr>
          <w:rFonts w:asciiTheme="majorHAnsi" w:hAnsiTheme="majorHAnsi"/>
          <w:strike/>
          <w:rPrChange w:id="51" w:author="skip snow" w:date="2026-04-15T13:48:00Z" w16du:dateUtc="2026-04-15T20:48:00Z">
            <w:rPr/>
          </w:rPrChange>
        </w:rPr>
        <w:t xml:space="preserve"> intent to pick the right epic sub-factory. This is the area most at risk of becoming </w:t>
      </w:r>
      <w:proofErr w:type="gramStart"/>
      <w:r w:rsidRPr="00786D7C">
        <w:rPr>
          <w:rFonts w:asciiTheme="majorHAnsi" w:hAnsiTheme="majorHAnsi"/>
          <w:strike/>
          <w:rPrChange w:id="52" w:author="skip snow" w:date="2026-04-15T13:48:00Z" w16du:dateUtc="2026-04-15T20:48:00Z">
            <w:rPr/>
          </w:rPrChange>
        </w:rPr>
        <w:t>god</w:t>
      </w:r>
      <w:proofErr w:type="gramEnd"/>
      <w:r w:rsidRPr="00786D7C">
        <w:rPr>
          <w:rFonts w:asciiTheme="majorHAnsi" w:hAnsiTheme="majorHAnsi"/>
          <w:strike/>
          <w:rPrChange w:id="53" w:author="skip snow" w:date="2026-04-15T13:48:00Z" w16du:dateUtc="2026-04-15T20:48:00Z">
            <w:rPr/>
          </w:rPrChange>
        </w:rPr>
        <w:t>-like.</w:t>
      </w:r>
    </w:p>
    <w:p w14:paraId="6E4B66B5" w14:textId="77777777" w:rsidR="00A61419" w:rsidRPr="00786D7C" w:rsidRDefault="00000000">
      <w:pPr>
        <w:rPr>
          <w:rFonts w:asciiTheme="majorHAnsi" w:hAnsiTheme="majorHAnsi"/>
          <w:strike/>
          <w:rPrChange w:id="54" w:author="skip snow" w:date="2026-04-15T13:48:00Z" w16du:dateUtc="2026-04-15T20:48:00Z">
            <w:rPr/>
          </w:rPrChange>
        </w:rPr>
      </w:pPr>
      <w:r w:rsidRPr="00786D7C">
        <w:rPr>
          <w:rFonts w:asciiTheme="majorHAnsi" w:hAnsiTheme="majorHAnsi"/>
          <w:strike/>
          <w:rPrChange w:id="55" w:author="skip snow" w:date="2026-04-15T13:48:00Z" w16du:dateUtc="2026-04-15T20:48:00Z">
            <w:rPr/>
          </w:rPrChange>
        </w:rPr>
        <w:t>The routing rules should be:</w:t>
      </w:r>
    </w:p>
    <w:p w14:paraId="5DB02E2E" w14:textId="77777777" w:rsidR="00A61419" w:rsidRPr="00786D7C" w:rsidRDefault="00000000">
      <w:pPr>
        <w:pStyle w:val="ListBullet"/>
        <w:rPr>
          <w:rFonts w:asciiTheme="majorHAnsi" w:hAnsiTheme="majorHAnsi"/>
          <w:strike/>
          <w:rPrChange w:id="56" w:author="skip snow" w:date="2026-04-15T13:48:00Z" w16du:dateUtc="2026-04-15T20:48:00Z">
            <w:rPr/>
          </w:rPrChange>
        </w:rPr>
      </w:pPr>
      <w:r w:rsidRPr="00786D7C">
        <w:rPr>
          <w:rFonts w:asciiTheme="majorHAnsi" w:hAnsiTheme="majorHAnsi"/>
          <w:strike/>
          <w:rPrChange w:id="57" w:author="skip snow" w:date="2026-04-15T13:48:00Z" w16du:dateUtc="2026-04-15T20:48:00Z">
            <w:rPr/>
          </w:rPrChange>
        </w:rPr>
        <w:t>Explicit and declarative, not a chain of if/else</w:t>
      </w:r>
    </w:p>
    <w:p w14:paraId="4AE88170" w14:textId="77777777" w:rsidR="00A61419" w:rsidRPr="00786D7C" w:rsidRDefault="00000000">
      <w:pPr>
        <w:pStyle w:val="ListBullet"/>
        <w:rPr>
          <w:rFonts w:asciiTheme="majorHAnsi" w:hAnsiTheme="majorHAnsi"/>
          <w:strike/>
          <w:rPrChange w:id="58" w:author="skip snow" w:date="2026-04-15T13:48:00Z" w16du:dateUtc="2026-04-15T20:48:00Z">
            <w:rPr/>
          </w:rPrChange>
        </w:rPr>
      </w:pPr>
      <w:r w:rsidRPr="00786D7C">
        <w:rPr>
          <w:rFonts w:asciiTheme="majorHAnsi" w:hAnsiTheme="majorHAnsi"/>
          <w:strike/>
          <w:rPrChange w:id="59" w:author="skip snow" w:date="2026-04-15T13:48:00Z" w16du:dateUtc="2026-04-15T20:48:00Z">
            <w:rPr/>
          </w:rPrChange>
        </w:rPr>
        <w:t>Each epic sub-factory declares what intents it handles as part of its API</w:t>
      </w:r>
    </w:p>
    <w:p w14:paraId="54BA80A6" w14:textId="77777777" w:rsidR="00A61419" w:rsidRPr="00786D7C" w:rsidRDefault="00000000">
      <w:pPr>
        <w:pStyle w:val="ListBullet"/>
        <w:rPr>
          <w:rFonts w:asciiTheme="majorHAnsi" w:hAnsiTheme="majorHAnsi"/>
          <w:strike/>
          <w:rPrChange w:id="60" w:author="skip snow" w:date="2026-04-15T13:48:00Z" w16du:dateUtc="2026-04-15T20:48:00Z">
            <w:rPr/>
          </w:rPrChange>
        </w:rPr>
      </w:pPr>
      <w:r w:rsidRPr="00786D7C">
        <w:rPr>
          <w:rFonts w:asciiTheme="majorHAnsi" w:hAnsiTheme="majorHAnsi"/>
          <w:strike/>
          <w:rPrChange w:id="61" w:author="skip snow" w:date="2026-04-15T13:48:00Z" w16du:dateUtc="2026-04-15T20:48:00Z">
            <w:rPr/>
          </w:rPrChange>
        </w:rPr>
        <w:t>The assembly factory matches user intent to those declarations</w:t>
      </w:r>
    </w:p>
    <w:p w14:paraId="11E64DC7" w14:textId="77777777" w:rsidR="00A61419" w:rsidRPr="00786D7C" w:rsidRDefault="00000000">
      <w:pPr>
        <w:pStyle w:val="ListBullet"/>
        <w:rPr>
          <w:rFonts w:asciiTheme="majorHAnsi" w:hAnsiTheme="majorHAnsi"/>
          <w:strike/>
          <w:rPrChange w:id="62" w:author="skip snow" w:date="2026-04-15T13:48:00Z" w16du:dateUtc="2026-04-15T20:48:00Z">
            <w:rPr/>
          </w:rPrChange>
        </w:rPr>
      </w:pPr>
      <w:r w:rsidRPr="00786D7C">
        <w:rPr>
          <w:rFonts w:asciiTheme="majorHAnsi" w:hAnsiTheme="majorHAnsi"/>
          <w:strike/>
          <w:rPrChange w:id="63" w:author="skip snow" w:date="2026-04-15T13:48:00Z" w16du:dateUtc="2026-04-15T20:48:00Z">
            <w:rPr/>
          </w:rPrChange>
        </w:rPr>
        <w:t>Ambiguous intents default to FindCare (the primary epic)</w:t>
      </w:r>
    </w:p>
    <w:p w14:paraId="4B428D3B" w14:textId="77777777" w:rsidR="00A61419" w:rsidRPr="00786D7C" w:rsidRDefault="00000000">
      <w:pPr>
        <w:rPr>
          <w:rFonts w:asciiTheme="majorHAnsi" w:hAnsiTheme="majorHAnsi"/>
          <w:strike/>
          <w:rPrChange w:id="64" w:author="skip snow" w:date="2026-04-15T13:48:00Z" w16du:dateUtc="2026-04-15T20:48:00Z">
            <w:rPr/>
          </w:rPrChange>
        </w:rPr>
      </w:pPr>
      <w:r w:rsidRPr="00786D7C">
        <w:rPr>
          <w:rFonts w:asciiTheme="majorHAnsi" w:hAnsiTheme="majorHAnsi"/>
          <w:strike/>
          <w:rPrChange w:id="65" w:author="skip snow" w:date="2026-04-15T13:48:00Z" w16du:dateUtc="2026-04-15T20:48:00Z">
            <w:rPr/>
          </w:rPrChange>
        </w:rPr>
        <w:t>The assembly factory does not understand WHY a particular intent maps to a particular sub-factory. It only knows the mapping.</w:t>
      </w:r>
    </w:p>
    <w:p w14:paraId="5330E447" w14:textId="77777777" w:rsidR="00A61419" w:rsidRDefault="00000000">
      <w:r>
        <w:t>____________________________________________________________</w:t>
      </w:r>
    </w:p>
    <w:p w14:paraId="15B25B73" w14:textId="77777777" w:rsidR="00A61419" w:rsidRDefault="00000000">
      <w:pPr>
        <w:pStyle w:val="Heading1"/>
      </w:pPr>
      <w:r>
        <w:t>4. Sub-Factory Capability Declarations</w:t>
      </w:r>
    </w:p>
    <w:p w14:paraId="766B1494" w14:textId="77777777" w:rsidR="00A61419" w:rsidRDefault="00000000">
      <w:r>
        <w:t>This section defines each sub-factory completely: what it does, what real code it wraps, what capabilities it has, what it supplies to neighbors, what it requires from neighbors, what forces it creates, and what forces it responds to.</w:t>
      </w:r>
    </w:p>
    <w:p w14:paraId="05016EC0" w14:textId="77777777" w:rsidR="00A61419" w:rsidRDefault="00000000">
      <w:r>
        <w:t>From a processing perspective, every attribute and function must be supervised by Skip and not auto-generated by Claude without supervision. This object will evolve during implementation.</w:t>
      </w:r>
    </w:p>
    <w:p w14:paraId="23026E54" w14:textId="77777777" w:rsidR="00A61419" w:rsidRDefault="00000000">
      <w:pPr>
        <w:pStyle w:val="Heading2"/>
      </w:pPr>
      <w:r>
        <w:t>4.1 SharedServicesFactory</w:t>
      </w:r>
    </w:p>
    <w:p w14:paraId="2F4F574C" w14:textId="77777777" w:rsidR="00A61419" w:rsidRDefault="00000000">
      <w:r>
        <w:t>Domain: Cross-cutting concerns that apply to every request regardless of which epic handles it. Lives in the Shared Services epic. This is the one sub-factory that runs on EVERY request — both before and after the epic sub-factory.</w:t>
      </w:r>
    </w:p>
    <w:p w14:paraId="11D4BCBA" w14:textId="77777777" w:rsidR="00A61419" w:rsidRDefault="00000000">
      <w:r>
        <w:t>Real code it wraps:</w:t>
      </w:r>
    </w:p>
    <w:p w14:paraId="2958F54D" w14:textId="77777777" w:rsidR="00A61419" w:rsidRDefault="00000000">
      <w:pPr>
        <w:pStyle w:val="ListBullet"/>
      </w:pPr>
      <w:r>
        <w:t>SafetyService (safety_service.py) — emergency detection via three-gate AI classifier (body location + acute onset + life-threat), IP locking, audit trail</w:t>
      </w:r>
    </w:p>
    <w:p w14:paraId="54C75A9F" w14:textId="77777777" w:rsidR="00A61419" w:rsidRDefault="00000000">
      <w:pPr>
        <w:pStyle w:val="ListBullet"/>
      </w:pPr>
      <w:r>
        <w:lastRenderedPageBreak/>
        <w:t>ConsentService (consent_service.py) — HIPAA two-tier consent, de-identification via Claude Haiku</w:t>
      </w:r>
    </w:p>
    <w:p w14:paraId="7EEC62D2" w14:textId="77777777" w:rsidR="00A61419" w:rsidRDefault="00000000">
      <w:pPr>
        <w:pStyle w:val="ListBullet"/>
      </w:pPr>
      <w:r>
        <w:t>LeadService (lead_service.py) — contact capture to MongoDB</w:t>
      </w:r>
    </w:p>
    <w:p w14:paraId="4D98030E" w14:textId="77777777" w:rsidR="00A61419" w:rsidRDefault="00000000">
      <w:pPr>
        <w:pStyle w:val="ListBullet"/>
      </w:pPr>
      <w:r>
        <w:t>URLGuardian (url_guardian.py) — three-stage URL validation (HEAD check, AI content verify, Google search correction)</w:t>
      </w:r>
    </w:p>
    <w:p w14:paraId="5BBA1829" w14:textId="77777777" w:rsidR="00A61419" w:rsidRDefault="00000000">
      <w:pPr>
        <w:pStyle w:val="ListBullet"/>
      </w:pPr>
      <w:r>
        <w:t>UnknownQuestionService (unknown_question_service.py) — off-topic classification and recording</w:t>
      </w:r>
    </w:p>
    <w:p w14:paraId="0D3DC233" w14:textId="77777777" w:rsidR="00A61419" w:rsidRDefault="00000000">
      <w:pPr>
        <w:pStyle w:val="ListBullet"/>
      </w:pPr>
      <w:r>
        <w:t>CPT redaction (not yet implemented — compliance requirement)</w:t>
      </w:r>
    </w:p>
    <w:p w14:paraId="154FE82F" w14:textId="77777777" w:rsidR="00A61419" w:rsidRDefault="00000000">
      <w:pPr>
        <w:pStyle w:val="Heading3"/>
      </w:pPr>
      <w:r>
        <w:t>Capabilities</w:t>
      </w:r>
    </w:p>
    <w:tbl>
      <w:tblPr>
        <w:tblStyle w:val="TableGrid"/>
        <w:tblW w:w="0" w:type="auto"/>
        <w:tblLook w:val="04A0" w:firstRow="1" w:lastRow="0" w:firstColumn="1" w:lastColumn="0" w:noHBand="0" w:noVBand="1"/>
      </w:tblPr>
      <w:tblGrid>
        <w:gridCol w:w="1715"/>
        <w:gridCol w:w="1612"/>
        <w:gridCol w:w="1385"/>
        <w:gridCol w:w="1552"/>
        <w:gridCol w:w="2592"/>
      </w:tblGrid>
      <w:tr w:rsidR="00A61419" w14:paraId="51C28810" w14:textId="77777777">
        <w:tc>
          <w:tcPr>
            <w:tcW w:w="1728" w:type="dxa"/>
          </w:tcPr>
          <w:p w14:paraId="358B1BC1" w14:textId="77777777" w:rsidR="00A61419" w:rsidRDefault="00000000">
            <w:r>
              <w:rPr>
                <w:b/>
                <w:sz w:val="18"/>
              </w:rPr>
              <w:t>Capability</w:t>
            </w:r>
          </w:p>
        </w:tc>
        <w:tc>
          <w:tcPr>
            <w:tcW w:w="1728" w:type="dxa"/>
          </w:tcPr>
          <w:p w14:paraId="34B49C4C" w14:textId="77777777" w:rsidR="00A61419" w:rsidRDefault="00000000">
            <w:r>
              <w:rPr>
                <w:b/>
                <w:sz w:val="18"/>
              </w:rPr>
              <w:t>Slot</w:t>
            </w:r>
          </w:p>
        </w:tc>
        <w:tc>
          <w:tcPr>
            <w:tcW w:w="1728" w:type="dxa"/>
          </w:tcPr>
          <w:p w14:paraId="0FDCD9A4" w14:textId="77777777" w:rsidR="00A61419" w:rsidRDefault="00000000">
            <w:r>
              <w:rPr>
                <w:b/>
                <w:sz w:val="18"/>
              </w:rPr>
              <w:t>Priority</w:t>
            </w:r>
          </w:p>
        </w:tc>
        <w:tc>
          <w:tcPr>
            <w:tcW w:w="1728" w:type="dxa"/>
          </w:tcPr>
          <w:p w14:paraId="26962DBD" w14:textId="77777777" w:rsidR="00A61419" w:rsidRDefault="00000000">
            <w:r>
              <w:rPr>
                <w:b/>
                <w:sz w:val="18"/>
              </w:rPr>
              <w:t>Force</w:t>
            </w:r>
          </w:p>
        </w:tc>
        <w:tc>
          <w:tcPr>
            <w:tcW w:w="1728" w:type="dxa"/>
          </w:tcPr>
          <w:p w14:paraId="6A65783C" w14:textId="77777777" w:rsidR="00A61419" w:rsidRDefault="00000000">
            <w:r>
              <w:rPr>
                <w:b/>
                <w:sz w:val="18"/>
              </w:rPr>
              <w:t>Description</w:t>
            </w:r>
          </w:p>
        </w:tc>
      </w:tr>
      <w:tr w:rsidR="00A61419" w14:paraId="1F2CE54D" w14:textId="77777777">
        <w:tc>
          <w:tcPr>
            <w:tcW w:w="1728" w:type="dxa"/>
          </w:tcPr>
          <w:p w14:paraId="2EEAA7BA" w14:textId="77777777" w:rsidR="00A61419" w:rsidRDefault="00000000">
            <w:r>
              <w:rPr>
                <w:sz w:val="18"/>
              </w:rPr>
              <w:t>safety_check</w:t>
            </w:r>
          </w:p>
        </w:tc>
        <w:tc>
          <w:tcPr>
            <w:tcW w:w="1728" w:type="dxa"/>
          </w:tcPr>
          <w:p w14:paraId="7B316335" w14:textId="77777777" w:rsidR="00A61419" w:rsidRDefault="00000000">
            <w:r>
              <w:rPr>
                <w:sz w:val="18"/>
              </w:rPr>
              <w:t>constraints</w:t>
            </w:r>
          </w:p>
        </w:tc>
        <w:tc>
          <w:tcPr>
            <w:tcW w:w="1728" w:type="dxa"/>
          </w:tcPr>
          <w:p w14:paraId="30B7E3E3" w14:textId="77777777" w:rsidR="00A61419" w:rsidRDefault="00000000">
            <w:r>
              <w:rPr>
                <w:sz w:val="18"/>
              </w:rPr>
              <w:t>0</w:t>
            </w:r>
          </w:p>
        </w:tc>
        <w:tc>
          <w:tcPr>
            <w:tcW w:w="1728" w:type="dxa"/>
          </w:tcPr>
          <w:p w14:paraId="19AE4A38" w14:textId="77777777" w:rsidR="00A61419" w:rsidRDefault="00000000">
            <w:r>
              <w:rPr>
                <w:sz w:val="18"/>
              </w:rPr>
              <w:t>HALT</w:t>
            </w:r>
          </w:p>
        </w:tc>
        <w:tc>
          <w:tcPr>
            <w:tcW w:w="1728" w:type="dxa"/>
          </w:tcPr>
          <w:p w14:paraId="4E61F626" w14:textId="77777777" w:rsidR="00A61419" w:rsidRDefault="00000000">
            <w:r>
              <w:rPr>
                <w:sz w:val="18"/>
              </w:rPr>
              <w:t>Checks if message is an emergency (SafetyService.is_emergency — three-gate: body location + acute onset + life-threat). Also checks IP lock. If triggered, force=HALT and assembly stops immediately. Returns emergency response with 911 guidance.</w:t>
            </w:r>
          </w:p>
        </w:tc>
      </w:tr>
      <w:tr w:rsidR="00A61419" w14:paraId="31116067" w14:textId="77777777">
        <w:tc>
          <w:tcPr>
            <w:tcW w:w="1728" w:type="dxa"/>
          </w:tcPr>
          <w:p w14:paraId="1865781E" w14:textId="77777777" w:rsidR="00A61419" w:rsidRDefault="00000000">
            <w:r>
              <w:rPr>
                <w:sz w:val="18"/>
              </w:rPr>
              <w:t>off_topic_detection</w:t>
            </w:r>
          </w:p>
        </w:tc>
        <w:tc>
          <w:tcPr>
            <w:tcW w:w="1728" w:type="dxa"/>
          </w:tcPr>
          <w:p w14:paraId="07BDD2C5" w14:textId="77777777" w:rsidR="00A61419" w:rsidRDefault="00000000">
            <w:r>
              <w:rPr>
                <w:sz w:val="18"/>
              </w:rPr>
              <w:t>constraints</w:t>
            </w:r>
          </w:p>
        </w:tc>
        <w:tc>
          <w:tcPr>
            <w:tcW w:w="1728" w:type="dxa"/>
          </w:tcPr>
          <w:p w14:paraId="184B8811" w14:textId="77777777" w:rsidR="00A61419" w:rsidRDefault="00000000">
            <w:r>
              <w:rPr>
                <w:sz w:val="18"/>
              </w:rPr>
              <w:t>10</w:t>
            </w:r>
          </w:p>
        </w:tc>
        <w:tc>
          <w:tcPr>
            <w:tcW w:w="1728" w:type="dxa"/>
          </w:tcPr>
          <w:p w14:paraId="24AFA601" w14:textId="77777777" w:rsidR="00A61419" w:rsidRDefault="00000000">
            <w:r>
              <w:rPr>
                <w:sz w:val="18"/>
              </w:rPr>
              <w:t>DOWNGRADE</w:t>
            </w:r>
          </w:p>
        </w:tc>
        <w:tc>
          <w:tcPr>
            <w:tcW w:w="1728" w:type="dxa"/>
          </w:tcPr>
          <w:p w14:paraId="01804630" w14:textId="77777777" w:rsidR="00A61419" w:rsidRDefault="00000000">
            <w:r>
              <w:rPr>
                <w:sz w:val="18"/>
              </w:rPr>
              <w:t>Tracks consecutive off-topic messages using session state. After 5 consecutive off-topic questions, force=DOWNGRADE — the assembly factory swaps GPT-4.1 for a commodity LLM. Resets when user returns to on-topic queries.</w:t>
            </w:r>
          </w:p>
        </w:tc>
      </w:tr>
      <w:tr w:rsidR="00A61419" w14:paraId="57EEEC68" w14:textId="77777777">
        <w:tc>
          <w:tcPr>
            <w:tcW w:w="1728" w:type="dxa"/>
          </w:tcPr>
          <w:p w14:paraId="02AC1568" w14:textId="77777777" w:rsidR="00A61419" w:rsidRDefault="00000000">
            <w:r>
              <w:rPr>
                <w:sz w:val="18"/>
              </w:rPr>
              <w:t>consent_check</w:t>
            </w:r>
          </w:p>
        </w:tc>
        <w:tc>
          <w:tcPr>
            <w:tcW w:w="1728" w:type="dxa"/>
          </w:tcPr>
          <w:p w14:paraId="1EBDE86C" w14:textId="77777777" w:rsidR="00A61419" w:rsidRDefault="00000000">
            <w:r>
              <w:rPr>
                <w:sz w:val="18"/>
              </w:rPr>
              <w:t>post_processing</w:t>
            </w:r>
          </w:p>
        </w:tc>
        <w:tc>
          <w:tcPr>
            <w:tcW w:w="1728" w:type="dxa"/>
          </w:tcPr>
          <w:p w14:paraId="768A4AD1" w14:textId="77777777" w:rsidR="00A61419" w:rsidRDefault="00000000">
            <w:r>
              <w:rPr>
                <w:sz w:val="18"/>
              </w:rPr>
              <w:t>80</w:t>
            </w:r>
          </w:p>
        </w:tc>
        <w:tc>
          <w:tcPr>
            <w:tcW w:w="1728" w:type="dxa"/>
          </w:tcPr>
          <w:p w14:paraId="32652961" w14:textId="77777777" w:rsidR="00A61419" w:rsidRDefault="00000000">
            <w:r>
              <w:rPr>
                <w:sz w:val="18"/>
              </w:rPr>
              <w:t>OVERLAY</w:t>
            </w:r>
          </w:p>
        </w:tc>
        <w:tc>
          <w:tcPr>
            <w:tcW w:w="1728" w:type="dxa"/>
          </w:tcPr>
          <w:p w14:paraId="6DF12A41" w14:textId="77777777" w:rsidR="00A61419" w:rsidRDefault="00000000">
            <w:r>
              <w:rPr>
                <w:sz w:val="18"/>
              </w:rPr>
              <w:t>Checks two conditions: (a) system needs to persist user data (lead capture, transcript storage), AND (b) consent has not yet been obtained in this session. If both true, force=OVERLAY — consent dialog wraps the normal response.</w:t>
            </w:r>
          </w:p>
        </w:tc>
      </w:tr>
      <w:tr w:rsidR="00A61419" w14:paraId="5F9A6BA6" w14:textId="77777777">
        <w:tc>
          <w:tcPr>
            <w:tcW w:w="1728" w:type="dxa"/>
          </w:tcPr>
          <w:p w14:paraId="03F04819" w14:textId="77777777" w:rsidR="00A61419" w:rsidRDefault="00000000">
            <w:r>
              <w:rPr>
                <w:sz w:val="18"/>
              </w:rPr>
              <w:t>lead_capture</w:t>
            </w:r>
          </w:p>
        </w:tc>
        <w:tc>
          <w:tcPr>
            <w:tcW w:w="1728" w:type="dxa"/>
          </w:tcPr>
          <w:p w14:paraId="340A934A" w14:textId="77777777" w:rsidR="00A61419" w:rsidRDefault="00000000">
            <w:r>
              <w:rPr>
                <w:sz w:val="18"/>
              </w:rPr>
              <w:t>post_processing</w:t>
            </w:r>
          </w:p>
        </w:tc>
        <w:tc>
          <w:tcPr>
            <w:tcW w:w="1728" w:type="dxa"/>
          </w:tcPr>
          <w:p w14:paraId="14C15E2B" w14:textId="77777777" w:rsidR="00A61419" w:rsidRDefault="00000000">
            <w:r>
              <w:rPr>
                <w:sz w:val="18"/>
              </w:rPr>
              <w:t>70</w:t>
            </w:r>
          </w:p>
        </w:tc>
        <w:tc>
          <w:tcPr>
            <w:tcW w:w="1728" w:type="dxa"/>
          </w:tcPr>
          <w:p w14:paraId="59465AC1" w14:textId="77777777" w:rsidR="00A61419" w:rsidRDefault="00000000">
            <w:r>
              <w:rPr>
                <w:sz w:val="18"/>
              </w:rPr>
              <w:t>NONE</w:t>
            </w:r>
          </w:p>
        </w:tc>
        <w:tc>
          <w:tcPr>
            <w:tcW w:w="1728" w:type="dxa"/>
          </w:tcPr>
          <w:p w14:paraId="7B1494B9" w14:textId="77777777" w:rsidR="00A61419" w:rsidRDefault="00000000">
            <w:r>
              <w:rPr>
                <w:sz w:val="18"/>
              </w:rPr>
              <w:t>Detects contact information in user input (email, phone, name). Triggers LeadService.record_user_details to MongoDB. Respects consent tier for de-identification.</w:t>
            </w:r>
          </w:p>
        </w:tc>
      </w:tr>
      <w:tr w:rsidR="00A61419" w14:paraId="683B828A" w14:textId="77777777">
        <w:tc>
          <w:tcPr>
            <w:tcW w:w="1728" w:type="dxa"/>
          </w:tcPr>
          <w:p w14:paraId="4220B59E" w14:textId="77777777" w:rsidR="00A61419" w:rsidRDefault="00000000">
            <w:r>
              <w:rPr>
                <w:sz w:val="18"/>
              </w:rPr>
              <w:t>unknown_recording</w:t>
            </w:r>
          </w:p>
        </w:tc>
        <w:tc>
          <w:tcPr>
            <w:tcW w:w="1728" w:type="dxa"/>
          </w:tcPr>
          <w:p w14:paraId="7BE440F7" w14:textId="77777777" w:rsidR="00A61419" w:rsidRDefault="00000000">
            <w:r>
              <w:rPr>
                <w:sz w:val="18"/>
              </w:rPr>
              <w:t>post_processing</w:t>
            </w:r>
          </w:p>
        </w:tc>
        <w:tc>
          <w:tcPr>
            <w:tcW w:w="1728" w:type="dxa"/>
          </w:tcPr>
          <w:p w14:paraId="7E9D4A60" w14:textId="77777777" w:rsidR="00A61419" w:rsidRDefault="00000000">
            <w:r>
              <w:rPr>
                <w:sz w:val="18"/>
              </w:rPr>
              <w:t>75</w:t>
            </w:r>
          </w:p>
        </w:tc>
        <w:tc>
          <w:tcPr>
            <w:tcW w:w="1728" w:type="dxa"/>
          </w:tcPr>
          <w:p w14:paraId="733B2E72" w14:textId="77777777" w:rsidR="00A61419" w:rsidRDefault="00000000">
            <w:r>
              <w:rPr>
                <w:sz w:val="18"/>
              </w:rPr>
              <w:t>NONE</w:t>
            </w:r>
          </w:p>
        </w:tc>
        <w:tc>
          <w:tcPr>
            <w:tcW w:w="1728" w:type="dxa"/>
          </w:tcPr>
          <w:p w14:paraId="4071C912" w14:textId="77777777" w:rsidR="00A61419" w:rsidRDefault="00000000">
            <w:r>
              <w:rPr>
                <w:sz w:val="18"/>
              </w:rPr>
              <w:t>If the routing decision classified the question as unanswerable, records the question via UnknownQuestionService for product improvement.</w:t>
            </w:r>
          </w:p>
        </w:tc>
      </w:tr>
      <w:tr w:rsidR="00A61419" w14:paraId="611B6C22" w14:textId="77777777">
        <w:tc>
          <w:tcPr>
            <w:tcW w:w="1728" w:type="dxa"/>
          </w:tcPr>
          <w:p w14:paraId="4E0BE184" w14:textId="77777777" w:rsidR="00A61419" w:rsidRDefault="00000000">
            <w:r>
              <w:rPr>
                <w:sz w:val="18"/>
              </w:rPr>
              <w:t>cpt_redaction</w:t>
            </w:r>
          </w:p>
        </w:tc>
        <w:tc>
          <w:tcPr>
            <w:tcW w:w="1728" w:type="dxa"/>
          </w:tcPr>
          <w:p w14:paraId="38D768AF" w14:textId="77777777" w:rsidR="00A61419" w:rsidRDefault="00000000">
            <w:r>
              <w:rPr>
                <w:sz w:val="18"/>
              </w:rPr>
              <w:t>post_processing</w:t>
            </w:r>
          </w:p>
        </w:tc>
        <w:tc>
          <w:tcPr>
            <w:tcW w:w="1728" w:type="dxa"/>
          </w:tcPr>
          <w:p w14:paraId="3AD7D259" w14:textId="77777777" w:rsidR="00A61419" w:rsidRDefault="00000000">
            <w:r>
              <w:rPr>
                <w:sz w:val="18"/>
              </w:rPr>
              <w:t>85</w:t>
            </w:r>
          </w:p>
        </w:tc>
        <w:tc>
          <w:tcPr>
            <w:tcW w:w="1728" w:type="dxa"/>
          </w:tcPr>
          <w:p w14:paraId="04AD72D5" w14:textId="77777777" w:rsidR="00A61419" w:rsidRDefault="00000000">
            <w:r>
              <w:rPr>
                <w:sz w:val="18"/>
              </w:rPr>
              <w:t>NONE</w:t>
            </w:r>
          </w:p>
        </w:tc>
        <w:tc>
          <w:tcPr>
            <w:tcW w:w="1728" w:type="dxa"/>
          </w:tcPr>
          <w:p w14:paraId="0D1B0855" w14:textId="77777777" w:rsidR="00A61419" w:rsidRDefault="00000000">
            <w:r>
              <w:rPr>
                <w:sz w:val="18"/>
              </w:rPr>
              <w:t>Scans LLM response for UMLS CPT codes and redacts them. Compliance requirement — CPT codes cannot appear in consumer-facing output.</w:t>
            </w:r>
          </w:p>
        </w:tc>
      </w:tr>
      <w:tr w:rsidR="00A61419" w14:paraId="3B421230" w14:textId="77777777">
        <w:tc>
          <w:tcPr>
            <w:tcW w:w="1728" w:type="dxa"/>
          </w:tcPr>
          <w:p w14:paraId="74104A96" w14:textId="77777777" w:rsidR="00A61419" w:rsidRDefault="00000000">
            <w:r>
              <w:rPr>
                <w:sz w:val="18"/>
              </w:rPr>
              <w:lastRenderedPageBreak/>
              <w:t>url_validation</w:t>
            </w:r>
          </w:p>
        </w:tc>
        <w:tc>
          <w:tcPr>
            <w:tcW w:w="1728" w:type="dxa"/>
          </w:tcPr>
          <w:p w14:paraId="300A4E76" w14:textId="77777777" w:rsidR="00A61419" w:rsidRDefault="00000000">
            <w:r>
              <w:rPr>
                <w:sz w:val="18"/>
              </w:rPr>
              <w:t>post_processing</w:t>
            </w:r>
          </w:p>
        </w:tc>
        <w:tc>
          <w:tcPr>
            <w:tcW w:w="1728" w:type="dxa"/>
          </w:tcPr>
          <w:p w14:paraId="1670C2FC" w14:textId="77777777" w:rsidR="00A61419" w:rsidRDefault="00000000">
            <w:r>
              <w:rPr>
                <w:sz w:val="18"/>
              </w:rPr>
              <w:t>90</w:t>
            </w:r>
          </w:p>
        </w:tc>
        <w:tc>
          <w:tcPr>
            <w:tcW w:w="1728" w:type="dxa"/>
          </w:tcPr>
          <w:p w14:paraId="7EF50746" w14:textId="77777777" w:rsidR="00A61419" w:rsidRDefault="00000000">
            <w:r>
              <w:rPr>
                <w:sz w:val="18"/>
              </w:rPr>
              <w:t>NONE</w:t>
            </w:r>
          </w:p>
        </w:tc>
        <w:tc>
          <w:tcPr>
            <w:tcW w:w="1728" w:type="dxa"/>
          </w:tcPr>
          <w:p w14:paraId="1924FE72" w14:textId="77777777" w:rsidR="00A61419" w:rsidRDefault="00000000">
            <w:r>
              <w:rPr>
                <w:sz w:val="18"/>
              </w:rPr>
              <w:t>Validates all URLs in LLM response using URLGuardian. Three stages: HEAD reachability check, AI content verification via Claude Haiku, Google Custom Search for broken URL correction. Defangs links that cannot be validated.</w:t>
            </w:r>
          </w:p>
        </w:tc>
      </w:tr>
    </w:tbl>
    <w:p w14:paraId="70C08CCF" w14:textId="77777777" w:rsidR="00A61419" w:rsidRDefault="00000000">
      <w:pPr>
        <w:pStyle w:val="Heading3"/>
      </w:pPr>
      <w:r>
        <w:t>What SharedServicesFactory Supplies (API to Neighbors)</w:t>
      </w:r>
    </w:p>
    <w:tbl>
      <w:tblPr>
        <w:tblStyle w:val="TableGrid"/>
        <w:tblW w:w="0" w:type="auto"/>
        <w:tblLook w:val="04A0" w:firstRow="1" w:lastRow="0" w:firstColumn="1" w:lastColumn="0" w:noHBand="0" w:noVBand="1"/>
      </w:tblPr>
      <w:tblGrid>
        <w:gridCol w:w="2880"/>
        <w:gridCol w:w="2880"/>
        <w:gridCol w:w="2880"/>
      </w:tblGrid>
      <w:tr w:rsidR="00A61419" w14:paraId="1F4517DC" w14:textId="77777777">
        <w:tc>
          <w:tcPr>
            <w:tcW w:w="2880" w:type="dxa"/>
          </w:tcPr>
          <w:p w14:paraId="25E6C515" w14:textId="77777777" w:rsidR="00A61419" w:rsidRDefault="00000000">
            <w:r>
              <w:rPr>
                <w:b/>
                <w:sz w:val="18"/>
              </w:rPr>
              <w:t>Output</w:t>
            </w:r>
          </w:p>
        </w:tc>
        <w:tc>
          <w:tcPr>
            <w:tcW w:w="2880" w:type="dxa"/>
          </w:tcPr>
          <w:p w14:paraId="21236F0D" w14:textId="77777777" w:rsidR="00A61419" w:rsidRDefault="00000000">
            <w:r>
              <w:rPr>
                <w:b/>
                <w:sz w:val="18"/>
              </w:rPr>
              <w:t>Type</w:t>
            </w:r>
          </w:p>
        </w:tc>
        <w:tc>
          <w:tcPr>
            <w:tcW w:w="2880" w:type="dxa"/>
          </w:tcPr>
          <w:p w14:paraId="676816F1" w14:textId="77777777" w:rsidR="00A61419" w:rsidRDefault="00000000">
            <w:r>
              <w:rPr>
                <w:b/>
                <w:sz w:val="18"/>
              </w:rPr>
              <w:t>Description</w:t>
            </w:r>
          </w:p>
        </w:tc>
      </w:tr>
      <w:tr w:rsidR="00A61419" w14:paraId="0DDEDF14" w14:textId="77777777">
        <w:tc>
          <w:tcPr>
            <w:tcW w:w="2880" w:type="dxa"/>
          </w:tcPr>
          <w:p w14:paraId="38B11383" w14:textId="77777777" w:rsidR="00A61419" w:rsidRDefault="00000000">
            <w:r>
              <w:rPr>
                <w:sz w:val="18"/>
              </w:rPr>
              <w:t>safety_status</w:t>
            </w:r>
          </w:p>
        </w:tc>
        <w:tc>
          <w:tcPr>
            <w:tcW w:w="2880" w:type="dxa"/>
          </w:tcPr>
          <w:p w14:paraId="7C465217" w14:textId="77777777" w:rsidR="00A61419" w:rsidRDefault="00000000">
            <w:r>
              <w:rPr>
                <w:sz w:val="18"/>
              </w:rPr>
              <w:t>bool</w:t>
            </w:r>
          </w:p>
        </w:tc>
        <w:tc>
          <w:tcPr>
            <w:tcW w:w="2880" w:type="dxa"/>
          </w:tcPr>
          <w:p w14:paraId="30C843D4" w14:textId="77777777" w:rsidR="00A61419" w:rsidRDefault="00000000">
            <w:r>
              <w:rPr>
                <w:sz w:val="18"/>
              </w:rPr>
              <w:t>Is this request safe to process?</w:t>
            </w:r>
          </w:p>
        </w:tc>
      </w:tr>
      <w:tr w:rsidR="00A61419" w14:paraId="7A266350" w14:textId="77777777">
        <w:tc>
          <w:tcPr>
            <w:tcW w:w="2880" w:type="dxa"/>
          </w:tcPr>
          <w:p w14:paraId="3A20CB8C" w14:textId="77777777" w:rsidR="00A61419" w:rsidRDefault="00000000">
            <w:r>
              <w:rPr>
                <w:sz w:val="18"/>
              </w:rPr>
              <w:t>ip_locked</w:t>
            </w:r>
          </w:p>
        </w:tc>
        <w:tc>
          <w:tcPr>
            <w:tcW w:w="2880" w:type="dxa"/>
          </w:tcPr>
          <w:p w14:paraId="172D8610" w14:textId="77777777" w:rsidR="00A61419" w:rsidRDefault="00000000">
            <w:r>
              <w:rPr>
                <w:sz w:val="18"/>
              </w:rPr>
              <w:t>bool</w:t>
            </w:r>
          </w:p>
        </w:tc>
        <w:tc>
          <w:tcPr>
            <w:tcW w:w="2880" w:type="dxa"/>
          </w:tcPr>
          <w:p w14:paraId="487CE33C" w14:textId="77777777" w:rsidR="00A61419" w:rsidRDefault="00000000">
            <w:r>
              <w:rPr>
                <w:sz w:val="18"/>
              </w:rPr>
              <w:t>Is this IP address locked out?</w:t>
            </w:r>
          </w:p>
        </w:tc>
      </w:tr>
      <w:tr w:rsidR="00A61419" w14:paraId="33131C66" w14:textId="77777777">
        <w:tc>
          <w:tcPr>
            <w:tcW w:w="2880" w:type="dxa"/>
          </w:tcPr>
          <w:p w14:paraId="2DBCF132" w14:textId="77777777" w:rsidR="00A61419" w:rsidRDefault="00000000">
            <w:r>
              <w:rPr>
                <w:sz w:val="18"/>
              </w:rPr>
              <w:t>consent_status</w:t>
            </w:r>
          </w:p>
        </w:tc>
        <w:tc>
          <w:tcPr>
            <w:tcW w:w="2880" w:type="dxa"/>
          </w:tcPr>
          <w:p w14:paraId="447DCBD4" w14:textId="77777777" w:rsidR="00A61419" w:rsidRDefault="00000000">
            <w:r>
              <w:rPr>
                <w:sz w:val="18"/>
              </w:rPr>
              <w:t>string</w:t>
            </w:r>
          </w:p>
        </w:tc>
        <w:tc>
          <w:tcPr>
            <w:tcW w:w="2880" w:type="dxa"/>
          </w:tcPr>
          <w:p w14:paraId="2901547E" w14:textId="77777777" w:rsidR="00A61419" w:rsidRDefault="00000000">
            <w:r>
              <w:rPr>
                <w:sz w:val="18"/>
              </w:rPr>
              <w:t>"obtained" or "needed" or "not_needed"</w:t>
            </w:r>
          </w:p>
        </w:tc>
      </w:tr>
      <w:tr w:rsidR="00A61419" w14:paraId="607AE151" w14:textId="77777777">
        <w:tc>
          <w:tcPr>
            <w:tcW w:w="2880" w:type="dxa"/>
          </w:tcPr>
          <w:p w14:paraId="7F35387D" w14:textId="77777777" w:rsidR="00A61419" w:rsidRDefault="00000000">
            <w:r>
              <w:rPr>
                <w:sz w:val="18"/>
              </w:rPr>
              <w:t>off_topic_count</w:t>
            </w:r>
          </w:p>
        </w:tc>
        <w:tc>
          <w:tcPr>
            <w:tcW w:w="2880" w:type="dxa"/>
          </w:tcPr>
          <w:p w14:paraId="37C4FF88" w14:textId="77777777" w:rsidR="00A61419" w:rsidRDefault="00000000">
            <w:r>
              <w:rPr>
                <w:sz w:val="18"/>
              </w:rPr>
              <w:t>integer</w:t>
            </w:r>
          </w:p>
        </w:tc>
        <w:tc>
          <w:tcPr>
            <w:tcW w:w="2880" w:type="dxa"/>
          </w:tcPr>
          <w:p w14:paraId="1B8BE272" w14:textId="77777777" w:rsidR="00A61419" w:rsidRDefault="00000000">
            <w:r>
              <w:rPr>
                <w:sz w:val="18"/>
              </w:rPr>
              <w:t>Consecutive off-topic message count</w:t>
            </w:r>
          </w:p>
        </w:tc>
      </w:tr>
      <w:tr w:rsidR="00A61419" w14:paraId="793F9C16" w14:textId="77777777">
        <w:tc>
          <w:tcPr>
            <w:tcW w:w="2880" w:type="dxa"/>
          </w:tcPr>
          <w:p w14:paraId="6522B937" w14:textId="77777777" w:rsidR="00A61419" w:rsidRDefault="00000000">
            <w:r>
              <w:rPr>
                <w:sz w:val="18"/>
              </w:rPr>
              <w:t>validated_response</w:t>
            </w:r>
          </w:p>
        </w:tc>
        <w:tc>
          <w:tcPr>
            <w:tcW w:w="2880" w:type="dxa"/>
          </w:tcPr>
          <w:p w14:paraId="00285631" w14:textId="77777777" w:rsidR="00A61419" w:rsidRDefault="00000000">
            <w:r>
              <w:rPr>
                <w:sz w:val="18"/>
              </w:rPr>
              <w:t>string</w:t>
            </w:r>
          </w:p>
        </w:tc>
        <w:tc>
          <w:tcPr>
            <w:tcW w:w="2880" w:type="dxa"/>
          </w:tcPr>
          <w:p w14:paraId="267F35CC" w14:textId="77777777" w:rsidR="00A61419" w:rsidRDefault="00000000">
            <w:r>
              <w:rPr>
                <w:sz w:val="18"/>
              </w:rPr>
              <w:t>LLM response text with URLs validated and CPT codes redacted</w:t>
            </w:r>
          </w:p>
        </w:tc>
      </w:tr>
    </w:tbl>
    <w:p w14:paraId="18540370" w14:textId="77777777" w:rsidR="00A61419" w:rsidRDefault="00000000">
      <w:pPr>
        <w:pStyle w:val="Heading3"/>
      </w:pPr>
      <w:r>
        <w:t>What SharedServicesFactory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A61419" w14:paraId="63E57EA0" w14:textId="77777777">
        <w:tc>
          <w:tcPr>
            <w:tcW w:w="2160" w:type="dxa"/>
          </w:tcPr>
          <w:p w14:paraId="6A149482" w14:textId="77777777" w:rsidR="00A61419" w:rsidRDefault="00000000">
            <w:r>
              <w:rPr>
                <w:b/>
                <w:sz w:val="18"/>
              </w:rPr>
              <w:t>Input</w:t>
            </w:r>
          </w:p>
        </w:tc>
        <w:tc>
          <w:tcPr>
            <w:tcW w:w="2160" w:type="dxa"/>
          </w:tcPr>
          <w:p w14:paraId="3292419A" w14:textId="77777777" w:rsidR="00A61419" w:rsidRDefault="00000000">
            <w:r>
              <w:rPr>
                <w:b/>
                <w:sz w:val="18"/>
              </w:rPr>
              <w:t>Type</w:t>
            </w:r>
          </w:p>
        </w:tc>
        <w:tc>
          <w:tcPr>
            <w:tcW w:w="2160" w:type="dxa"/>
          </w:tcPr>
          <w:p w14:paraId="2FEB8CE2" w14:textId="77777777" w:rsidR="00A61419" w:rsidRDefault="00000000">
            <w:r>
              <w:rPr>
                <w:b/>
                <w:sz w:val="18"/>
              </w:rPr>
              <w:t>Source</w:t>
            </w:r>
          </w:p>
        </w:tc>
        <w:tc>
          <w:tcPr>
            <w:tcW w:w="2160" w:type="dxa"/>
          </w:tcPr>
          <w:p w14:paraId="7A888F11" w14:textId="77777777" w:rsidR="00A61419" w:rsidRDefault="00000000">
            <w:r>
              <w:rPr>
                <w:b/>
                <w:sz w:val="18"/>
              </w:rPr>
              <w:t>Description</w:t>
            </w:r>
          </w:p>
        </w:tc>
      </w:tr>
      <w:tr w:rsidR="00A61419" w14:paraId="49EE5842" w14:textId="77777777">
        <w:tc>
          <w:tcPr>
            <w:tcW w:w="2160" w:type="dxa"/>
          </w:tcPr>
          <w:p w14:paraId="7637BF46" w14:textId="77777777" w:rsidR="00A61419" w:rsidRDefault="00000000">
            <w:r>
              <w:rPr>
                <w:sz w:val="18"/>
              </w:rPr>
              <w:t>user_message</w:t>
            </w:r>
          </w:p>
        </w:tc>
        <w:tc>
          <w:tcPr>
            <w:tcW w:w="2160" w:type="dxa"/>
          </w:tcPr>
          <w:p w14:paraId="53B1E9FF" w14:textId="77777777" w:rsidR="00A61419" w:rsidRDefault="00000000">
            <w:r>
              <w:rPr>
                <w:sz w:val="18"/>
              </w:rPr>
              <w:t>string</w:t>
            </w:r>
          </w:p>
        </w:tc>
        <w:tc>
          <w:tcPr>
            <w:tcW w:w="2160" w:type="dxa"/>
          </w:tcPr>
          <w:p w14:paraId="6B6AC85B" w14:textId="77777777" w:rsidR="00A61419" w:rsidRDefault="00000000">
            <w:r>
              <w:rPr>
                <w:sz w:val="18"/>
              </w:rPr>
              <w:t>PromptAssemblyFactory</w:t>
            </w:r>
          </w:p>
        </w:tc>
        <w:tc>
          <w:tcPr>
            <w:tcW w:w="2160" w:type="dxa"/>
          </w:tcPr>
          <w:p w14:paraId="7A953A66" w14:textId="77777777" w:rsidR="00A61419" w:rsidRDefault="00000000">
            <w:r>
              <w:rPr>
                <w:sz w:val="18"/>
              </w:rPr>
              <w:t>Raw user input for safety check and off-topic detection</w:t>
            </w:r>
          </w:p>
        </w:tc>
      </w:tr>
      <w:tr w:rsidR="00A61419" w14:paraId="598D57AE" w14:textId="77777777">
        <w:tc>
          <w:tcPr>
            <w:tcW w:w="2160" w:type="dxa"/>
          </w:tcPr>
          <w:p w14:paraId="57BCC9E5" w14:textId="77777777" w:rsidR="00A61419" w:rsidRDefault="00000000">
            <w:r>
              <w:rPr>
                <w:sz w:val="18"/>
              </w:rPr>
              <w:t>user_ip</w:t>
            </w:r>
          </w:p>
        </w:tc>
        <w:tc>
          <w:tcPr>
            <w:tcW w:w="2160" w:type="dxa"/>
          </w:tcPr>
          <w:p w14:paraId="009A41F1" w14:textId="77777777" w:rsidR="00A61419" w:rsidRDefault="00000000">
            <w:r>
              <w:rPr>
                <w:sz w:val="18"/>
              </w:rPr>
              <w:t>string</w:t>
            </w:r>
          </w:p>
        </w:tc>
        <w:tc>
          <w:tcPr>
            <w:tcW w:w="2160" w:type="dxa"/>
          </w:tcPr>
          <w:p w14:paraId="38E075AC" w14:textId="77777777" w:rsidR="00A61419" w:rsidRDefault="00000000">
            <w:r>
              <w:rPr>
                <w:sz w:val="18"/>
              </w:rPr>
              <w:t>PromptAssemblyFactory</w:t>
            </w:r>
          </w:p>
        </w:tc>
        <w:tc>
          <w:tcPr>
            <w:tcW w:w="2160" w:type="dxa"/>
          </w:tcPr>
          <w:p w14:paraId="160F0707" w14:textId="77777777" w:rsidR="00A61419" w:rsidRDefault="00000000">
            <w:r>
              <w:rPr>
                <w:sz w:val="18"/>
              </w:rPr>
              <w:t>IP address for IP locking</w:t>
            </w:r>
          </w:p>
        </w:tc>
      </w:tr>
      <w:tr w:rsidR="00A61419" w14:paraId="162A3FD3" w14:textId="77777777">
        <w:tc>
          <w:tcPr>
            <w:tcW w:w="2160" w:type="dxa"/>
          </w:tcPr>
          <w:p w14:paraId="1E699AA2" w14:textId="77777777" w:rsidR="00A61419" w:rsidRDefault="00000000">
            <w:r>
              <w:rPr>
                <w:sz w:val="18"/>
              </w:rPr>
              <w:t>session_state</w:t>
            </w:r>
          </w:p>
        </w:tc>
        <w:tc>
          <w:tcPr>
            <w:tcW w:w="2160" w:type="dxa"/>
          </w:tcPr>
          <w:p w14:paraId="545E0C52" w14:textId="77777777" w:rsidR="00A61419" w:rsidRDefault="00000000">
            <w:r>
              <w:rPr>
                <w:sz w:val="18"/>
              </w:rPr>
              <w:t>dict</w:t>
            </w:r>
          </w:p>
        </w:tc>
        <w:tc>
          <w:tcPr>
            <w:tcW w:w="2160" w:type="dxa"/>
          </w:tcPr>
          <w:p w14:paraId="370B8CF7" w14:textId="77777777" w:rsidR="00A61419" w:rsidRDefault="00000000">
            <w:r>
              <w:rPr>
                <w:sz w:val="18"/>
              </w:rPr>
              <w:t>PromptAssemblyFactory</w:t>
            </w:r>
          </w:p>
        </w:tc>
        <w:tc>
          <w:tcPr>
            <w:tcW w:w="2160" w:type="dxa"/>
          </w:tcPr>
          <w:p w14:paraId="512BBE24" w14:textId="77777777" w:rsidR="00A61419" w:rsidRDefault="00000000">
            <w:r>
              <w:rPr>
                <w:sz w:val="18"/>
              </w:rPr>
              <w:t>consent_obtained, off_topic_count, message_count</w:t>
            </w:r>
          </w:p>
        </w:tc>
      </w:tr>
      <w:tr w:rsidR="00A61419" w14:paraId="22F0FAD1" w14:textId="77777777">
        <w:tc>
          <w:tcPr>
            <w:tcW w:w="2160" w:type="dxa"/>
          </w:tcPr>
          <w:p w14:paraId="6DDF45D6" w14:textId="77777777" w:rsidR="00A61419" w:rsidRDefault="00000000">
            <w:r>
              <w:rPr>
                <w:sz w:val="18"/>
              </w:rPr>
              <w:t>llm_response</w:t>
            </w:r>
          </w:p>
        </w:tc>
        <w:tc>
          <w:tcPr>
            <w:tcW w:w="2160" w:type="dxa"/>
          </w:tcPr>
          <w:p w14:paraId="298707D2" w14:textId="77777777" w:rsidR="00A61419" w:rsidRDefault="00000000">
            <w:r>
              <w:rPr>
                <w:sz w:val="18"/>
              </w:rPr>
              <w:t>string</w:t>
            </w:r>
          </w:p>
        </w:tc>
        <w:tc>
          <w:tcPr>
            <w:tcW w:w="2160" w:type="dxa"/>
          </w:tcPr>
          <w:p w14:paraId="3C43DE7A" w14:textId="77777777" w:rsidR="00A61419" w:rsidRDefault="00000000">
            <w:r>
              <w:rPr>
                <w:sz w:val="18"/>
              </w:rPr>
              <w:t>PromptAssemblyFactory</w:t>
            </w:r>
          </w:p>
        </w:tc>
        <w:tc>
          <w:tcPr>
            <w:tcW w:w="2160" w:type="dxa"/>
          </w:tcPr>
          <w:p w14:paraId="12BACA56" w14:textId="77777777" w:rsidR="00A61419" w:rsidRDefault="00000000">
            <w:r>
              <w:rPr>
                <w:sz w:val="18"/>
              </w:rPr>
              <w:t>LLM output text — only for post_processing capabilities</w:t>
            </w:r>
          </w:p>
        </w:tc>
      </w:tr>
      <w:tr w:rsidR="00A61419" w14:paraId="5D58A8BA" w14:textId="77777777">
        <w:tc>
          <w:tcPr>
            <w:tcW w:w="2160" w:type="dxa"/>
          </w:tcPr>
          <w:p w14:paraId="11D2F8E6" w14:textId="77777777" w:rsidR="00A61419" w:rsidRDefault="00000000">
            <w:r>
              <w:rPr>
                <w:sz w:val="18"/>
              </w:rPr>
              <w:t>routing_decision</w:t>
            </w:r>
          </w:p>
        </w:tc>
        <w:tc>
          <w:tcPr>
            <w:tcW w:w="2160" w:type="dxa"/>
          </w:tcPr>
          <w:p w14:paraId="65A34247" w14:textId="77777777" w:rsidR="00A61419" w:rsidRDefault="00000000">
            <w:r>
              <w:rPr>
                <w:sz w:val="18"/>
              </w:rPr>
              <w:t>string</w:t>
            </w:r>
          </w:p>
        </w:tc>
        <w:tc>
          <w:tcPr>
            <w:tcW w:w="2160" w:type="dxa"/>
          </w:tcPr>
          <w:p w14:paraId="43329CDF" w14:textId="77777777" w:rsidR="00A61419" w:rsidRDefault="00000000">
            <w:r>
              <w:rPr>
                <w:sz w:val="18"/>
              </w:rPr>
              <w:t>PromptAssemblyFactory</w:t>
            </w:r>
          </w:p>
        </w:tc>
        <w:tc>
          <w:tcPr>
            <w:tcW w:w="2160" w:type="dxa"/>
          </w:tcPr>
          <w:p w14:paraId="07B8F341" w14:textId="77777777" w:rsidR="00A61419" w:rsidRDefault="00000000">
            <w:r>
              <w:rPr>
                <w:sz w:val="18"/>
              </w:rPr>
              <w:t>Which epic was selected — for determining if question was on-mission</w:t>
            </w:r>
          </w:p>
        </w:tc>
      </w:tr>
    </w:tbl>
    <w:p w14:paraId="2D4DD68A" w14:textId="77777777" w:rsidR="00A61419" w:rsidRDefault="00000000">
      <w:pPr>
        <w:pStyle w:val="Heading3"/>
      </w:pPr>
      <w:r>
        <w:t>Forces Created by SharedServicesFactory</w:t>
      </w:r>
    </w:p>
    <w:tbl>
      <w:tblPr>
        <w:tblStyle w:val="TableGrid"/>
        <w:tblW w:w="0" w:type="auto"/>
        <w:tblLook w:val="04A0" w:firstRow="1" w:lastRow="0" w:firstColumn="1" w:lastColumn="0" w:noHBand="0" w:noVBand="1"/>
      </w:tblPr>
      <w:tblGrid>
        <w:gridCol w:w="2880"/>
        <w:gridCol w:w="2880"/>
        <w:gridCol w:w="2880"/>
      </w:tblGrid>
      <w:tr w:rsidR="00A61419" w14:paraId="6C6DB27A" w14:textId="77777777">
        <w:tc>
          <w:tcPr>
            <w:tcW w:w="2880" w:type="dxa"/>
          </w:tcPr>
          <w:p w14:paraId="1E2C4659" w14:textId="77777777" w:rsidR="00A61419" w:rsidRDefault="00000000">
            <w:r>
              <w:rPr>
                <w:b/>
                <w:sz w:val="18"/>
              </w:rPr>
              <w:t>Force</w:t>
            </w:r>
          </w:p>
        </w:tc>
        <w:tc>
          <w:tcPr>
            <w:tcW w:w="2880" w:type="dxa"/>
          </w:tcPr>
          <w:p w14:paraId="2393927C" w14:textId="77777777" w:rsidR="00A61419" w:rsidRDefault="00000000">
            <w:r>
              <w:rPr>
                <w:b/>
                <w:sz w:val="18"/>
              </w:rPr>
              <w:t>When</w:t>
            </w:r>
          </w:p>
        </w:tc>
        <w:tc>
          <w:tcPr>
            <w:tcW w:w="2880" w:type="dxa"/>
          </w:tcPr>
          <w:p w14:paraId="6F6763D4" w14:textId="77777777" w:rsidR="00A61419" w:rsidRDefault="00000000">
            <w:r>
              <w:rPr>
                <w:b/>
                <w:sz w:val="18"/>
              </w:rPr>
              <w:t>Effect on Assembly</w:t>
            </w:r>
          </w:p>
        </w:tc>
      </w:tr>
      <w:tr w:rsidR="00A61419" w14:paraId="438ADC8B" w14:textId="77777777">
        <w:tc>
          <w:tcPr>
            <w:tcW w:w="2880" w:type="dxa"/>
          </w:tcPr>
          <w:p w14:paraId="4764D2E7" w14:textId="77777777" w:rsidR="00A61419" w:rsidRDefault="00000000">
            <w:r>
              <w:rPr>
                <w:sz w:val="18"/>
              </w:rPr>
              <w:t>HALT</w:t>
            </w:r>
          </w:p>
        </w:tc>
        <w:tc>
          <w:tcPr>
            <w:tcW w:w="2880" w:type="dxa"/>
          </w:tcPr>
          <w:p w14:paraId="01FBC702" w14:textId="77777777" w:rsidR="00A61419" w:rsidRDefault="00000000">
            <w:r>
              <w:rPr>
                <w:sz w:val="18"/>
              </w:rPr>
              <w:t>Emergency detected or IP locked</w:t>
            </w:r>
          </w:p>
        </w:tc>
        <w:tc>
          <w:tcPr>
            <w:tcW w:w="2880" w:type="dxa"/>
          </w:tcPr>
          <w:p w14:paraId="330E3819" w14:textId="77777777" w:rsidR="00A61419" w:rsidRDefault="00000000">
            <w:r>
              <w:rPr>
                <w:sz w:val="18"/>
              </w:rPr>
              <w:t>Assembly stops immediately. Return emergency response. No epic sub-factory runs.</w:t>
            </w:r>
          </w:p>
        </w:tc>
      </w:tr>
      <w:tr w:rsidR="00A61419" w14:paraId="48D14D40" w14:textId="77777777">
        <w:tc>
          <w:tcPr>
            <w:tcW w:w="2880" w:type="dxa"/>
          </w:tcPr>
          <w:p w14:paraId="413B9996" w14:textId="77777777" w:rsidR="00A61419" w:rsidRDefault="00000000">
            <w:r>
              <w:rPr>
                <w:sz w:val="18"/>
              </w:rPr>
              <w:t>OVERLAY</w:t>
            </w:r>
          </w:p>
        </w:tc>
        <w:tc>
          <w:tcPr>
            <w:tcW w:w="2880" w:type="dxa"/>
          </w:tcPr>
          <w:p w14:paraId="267FE836" w14:textId="77777777" w:rsidR="00A61419" w:rsidRDefault="00000000">
            <w:r>
              <w:rPr>
                <w:sz w:val="18"/>
              </w:rPr>
              <w:t>Consent needed and not yet obtained</w:t>
            </w:r>
          </w:p>
        </w:tc>
        <w:tc>
          <w:tcPr>
            <w:tcW w:w="2880" w:type="dxa"/>
          </w:tcPr>
          <w:p w14:paraId="13FC157E" w14:textId="77777777" w:rsidR="00A61419" w:rsidRDefault="00000000">
            <w:r>
              <w:rPr>
                <w:sz w:val="18"/>
              </w:rPr>
              <w:t>Normal response produced by epic sub-factory, then consent dialog overlaid on top. Epic runs normally.</w:t>
            </w:r>
          </w:p>
        </w:tc>
      </w:tr>
      <w:tr w:rsidR="00A61419" w14:paraId="1AD79F4F" w14:textId="77777777">
        <w:tc>
          <w:tcPr>
            <w:tcW w:w="2880" w:type="dxa"/>
          </w:tcPr>
          <w:p w14:paraId="208D7F39" w14:textId="77777777" w:rsidR="00A61419" w:rsidRDefault="00000000">
            <w:r>
              <w:rPr>
                <w:sz w:val="18"/>
              </w:rPr>
              <w:t>DOWNGRADE</w:t>
            </w:r>
          </w:p>
        </w:tc>
        <w:tc>
          <w:tcPr>
            <w:tcW w:w="2880" w:type="dxa"/>
          </w:tcPr>
          <w:p w14:paraId="6F56618E" w14:textId="77777777" w:rsidR="00A61419" w:rsidRDefault="00000000">
            <w:r>
              <w:rPr>
                <w:sz w:val="18"/>
              </w:rPr>
              <w:t>5 or more consecutive off-topic messages</w:t>
            </w:r>
          </w:p>
        </w:tc>
        <w:tc>
          <w:tcPr>
            <w:tcW w:w="2880" w:type="dxa"/>
          </w:tcPr>
          <w:p w14:paraId="5FE97919" w14:textId="77777777" w:rsidR="00A61419" w:rsidRDefault="00000000">
            <w:r>
              <w:rPr>
                <w:sz w:val="18"/>
              </w:rPr>
              <w:t>Assembly swaps GPT-4.1 for commodity LLM. Epic sub-factory still runs but with degraded model quality.</w:t>
            </w:r>
          </w:p>
        </w:tc>
      </w:tr>
    </w:tbl>
    <w:p w14:paraId="5D074A67" w14:textId="77777777" w:rsidR="00A61419" w:rsidRDefault="00000000">
      <w:pPr>
        <w:pStyle w:val="Heading3"/>
      </w:pPr>
      <w:r>
        <w:t>Forces SharedServicesFactory Responds To</w:t>
      </w:r>
    </w:p>
    <w:p w14:paraId="7BBE2DCD" w14:textId="77777777" w:rsidR="00A61419" w:rsidRDefault="00000000">
      <w:r>
        <w:t>SharedServicesFactory does not respond to forces from other sub-factories. It is always invoked. It is the first and last to run.</w:t>
      </w:r>
    </w:p>
    <w:p w14:paraId="49F01040" w14:textId="77777777" w:rsidR="00A61419" w:rsidRDefault="00000000">
      <w:r>
        <w:t>____________________________________________________________</w:t>
      </w:r>
    </w:p>
    <w:p w14:paraId="19AC4DFB" w14:textId="77777777" w:rsidR="00A61419" w:rsidRDefault="00000000">
      <w:pPr>
        <w:pStyle w:val="Heading2"/>
      </w:pPr>
      <w:r>
        <w:lastRenderedPageBreak/>
        <w:t>4.2 FindCarePromptFactory</w:t>
      </w:r>
    </w:p>
    <w:p w14:paraId="02384ACA" w14:textId="77777777" w:rsidR="00A61419" w:rsidRDefault="00000000">
      <w:r>
        <w:t>Domain: Provider search, specialty resolution, geographic context carry-forward. The core FindCare epic. This is the primary epic — ambiguous intents default here.</w:t>
      </w:r>
    </w:p>
    <w:p w14:paraId="4499C820" w14:textId="77777777" w:rsidR="00A61419" w:rsidRDefault="00000000">
      <w:r>
        <w:t>Real code it wraps:</w:t>
      </w:r>
    </w:p>
    <w:p w14:paraId="5A9F5BED" w14:textId="77777777" w:rsidR="00A61419" w:rsidRDefault="00000000">
      <w:pPr>
        <w:pStyle w:val="ListBullet"/>
      </w:pPr>
      <w:r>
        <w:t>FindCareService (provider_search_service.py) — five search strategies: NPI exact lookup, provider name search, specialty codes direct filter, specialty query (vector-to-taxonomy), and county fallback</w:t>
      </w:r>
    </w:p>
    <w:p w14:paraId="2E967DF2" w14:textId="77777777" w:rsidR="00A61419" w:rsidRDefault="00000000">
      <w:pPr>
        <w:pStyle w:val="ListBullet"/>
      </w:pPr>
      <w:r>
        <w:t>SpecialtyService (specialty_service.py) — AI vector search against NUCC specialty embeddings using text-embedding-3-large and cosine similarity</w:t>
      </w:r>
    </w:p>
    <w:p w14:paraId="5E6A8780" w14:textId="77777777" w:rsidR="00A61419" w:rsidRDefault="00000000">
      <w:pPr>
        <w:pStyle w:val="ListBullet"/>
      </w:pPr>
      <w:r>
        <w:t>SpecialtyClassifier (specialty_classifier.py) — classifies specialties on can_prescribe and homeopathic dimensions via GPT-4.1-mini</w:t>
      </w:r>
    </w:p>
    <w:p w14:paraId="37DD2A7E" w14:textId="77777777" w:rsidR="00A61419" w:rsidRDefault="00000000">
      <w:pPr>
        <w:pStyle w:val="ListBullet"/>
      </w:pPr>
      <w:r>
        <w:t>SpecialtyRanker (specialty_ranker.py) — reorders specialty options by relevance to user query via GPT-4.1-mini</w:t>
      </w:r>
    </w:p>
    <w:p w14:paraId="3AB3FA51" w14:textId="77777777" w:rsidR="00A61419" w:rsidRDefault="00000000">
      <w:pPr>
        <w:pStyle w:val="ListBullet"/>
      </w:pPr>
      <w:r>
        <w:t>HomeopathicResolver (homeopathic_resolver.py) — evaluates alternative medicine specialties for compliance with user search query via Claude Haiku</w:t>
      </w:r>
    </w:p>
    <w:p w14:paraId="2596C766" w14:textId="77777777" w:rsidR="00A61419" w:rsidRDefault="00000000">
      <w:pPr>
        <w:pStyle w:val="Heading3"/>
      </w:pPr>
      <w:r>
        <w:t>Capabilities</w:t>
      </w:r>
    </w:p>
    <w:tbl>
      <w:tblPr>
        <w:tblStyle w:val="TableGrid"/>
        <w:tblW w:w="0" w:type="auto"/>
        <w:tblLook w:val="04A0" w:firstRow="1" w:lastRow="0" w:firstColumn="1" w:lastColumn="0" w:noHBand="0" w:noVBand="1"/>
      </w:tblPr>
      <w:tblGrid>
        <w:gridCol w:w="2048"/>
        <w:gridCol w:w="1711"/>
        <w:gridCol w:w="1678"/>
        <w:gridCol w:w="1671"/>
        <w:gridCol w:w="1748"/>
      </w:tblGrid>
      <w:tr w:rsidR="00A61419" w14:paraId="310C1F8F" w14:textId="77777777">
        <w:tc>
          <w:tcPr>
            <w:tcW w:w="1728" w:type="dxa"/>
          </w:tcPr>
          <w:p w14:paraId="246C62F5" w14:textId="77777777" w:rsidR="00A61419" w:rsidRDefault="00000000">
            <w:r>
              <w:rPr>
                <w:b/>
                <w:sz w:val="18"/>
              </w:rPr>
              <w:t>Capability</w:t>
            </w:r>
          </w:p>
        </w:tc>
        <w:tc>
          <w:tcPr>
            <w:tcW w:w="1728" w:type="dxa"/>
          </w:tcPr>
          <w:p w14:paraId="6D1D0EBE" w14:textId="77777777" w:rsidR="00A61419" w:rsidRDefault="00000000">
            <w:r>
              <w:rPr>
                <w:b/>
                <w:sz w:val="18"/>
              </w:rPr>
              <w:t>Slot</w:t>
            </w:r>
          </w:p>
        </w:tc>
        <w:tc>
          <w:tcPr>
            <w:tcW w:w="1728" w:type="dxa"/>
          </w:tcPr>
          <w:p w14:paraId="0ECB82A4" w14:textId="77777777" w:rsidR="00A61419" w:rsidRDefault="00000000">
            <w:r>
              <w:rPr>
                <w:b/>
                <w:sz w:val="18"/>
              </w:rPr>
              <w:t>Priority</w:t>
            </w:r>
          </w:p>
        </w:tc>
        <w:tc>
          <w:tcPr>
            <w:tcW w:w="1728" w:type="dxa"/>
          </w:tcPr>
          <w:p w14:paraId="305F8B8C" w14:textId="77777777" w:rsidR="00A61419" w:rsidRDefault="00000000">
            <w:r>
              <w:rPr>
                <w:b/>
                <w:sz w:val="18"/>
              </w:rPr>
              <w:t>Force</w:t>
            </w:r>
          </w:p>
        </w:tc>
        <w:tc>
          <w:tcPr>
            <w:tcW w:w="1728" w:type="dxa"/>
          </w:tcPr>
          <w:p w14:paraId="5C7935A7" w14:textId="77777777" w:rsidR="00A61419" w:rsidRDefault="00000000">
            <w:r>
              <w:rPr>
                <w:b/>
                <w:sz w:val="18"/>
              </w:rPr>
              <w:t>Description</w:t>
            </w:r>
          </w:p>
        </w:tc>
      </w:tr>
      <w:tr w:rsidR="00A61419" w14:paraId="51AA69ED" w14:textId="77777777">
        <w:tc>
          <w:tcPr>
            <w:tcW w:w="1728" w:type="dxa"/>
          </w:tcPr>
          <w:p w14:paraId="39238D43" w14:textId="77777777" w:rsidR="00A61419" w:rsidRDefault="00000000">
            <w:r>
              <w:rPr>
                <w:sz w:val="18"/>
              </w:rPr>
              <w:t>provider_search_prompt</w:t>
            </w:r>
          </w:p>
        </w:tc>
        <w:tc>
          <w:tcPr>
            <w:tcW w:w="1728" w:type="dxa"/>
          </w:tcPr>
          <w:p w14:paraId="23EF14CA" w14:textId="77777777" w:rsidR="00A61419" w:rsidRDefault="00000000">
            <w:r>
              <w:rPr>
                <w:sz w:val="18"/>
              </w:rPr>
              <w:t>user_intent</w:t>
            </w:r>
          </w:p>
        </w:tc>
        <w:tc>
          <w:tcPr>
            <w:tcW w:w="1728" w:type="dxa"/>
          </w:tcPr>
          <w:p w14:paraId="25FD4DDF" w14:textId="77777777" w:rsidR="00A61419" w:rsidRDefault="00000000">
            <w:r>
              <w:rPr>
                <w:sz w:val="18"/>
              </w:rPr>
              <w:t>50</w:t>
            </w:r>
          </w:p>
        </w:tc>
        <w:tc>
          <w:tcPr>
            <w:tcW w:w="1728" w:type="dxa"/>
          </w:tcPr>
          <w:p w14:paraId="01A1183E" w14:textId="77777777" w:rsidR="00A61419" w:rsidRDefault="00000000">
            <w:r>
              <w:rPr>
                <w:sz w:val="18"/>
              </w:rPr>
              <w:t>NONE</w:t>
            </w:r>
          </w:p>
        </w:tc>
        <w:tc>
          <w:tcPr>
            <w:tcW w:w="1728" w:type="dxa"/>
          </w:tcPr>
          <w:p w14:paraId="1C2BA6CB" w14:textId="77777777" w:rsidR="00A61419" w:rsidRDefault="00000000">
            <w:r>
              <w:rPr>
                <w:sz w:val="18"/>
              </w:rPr>
              <w:t>Builds prompt fragment for provider search including specialty codes, state, city, county, pagination context. Registers find_providers and find_specialty_codes tools with the tool router.</w:t>
            </w:r>
          </w:p>
        </w:tc>
      </w:tr>
      <w:tr w:rsidR="00A61419" w14:paraId="7589185C" w14:textId="77777777">
        <w:tc>
          <w:tcPr>
            <w:tcW w:w="1728" w:type="dxa"/>
          </w:tcPr>
          <w:p w14:paraId="11AE8693" w14:textId="77777777" w:rsidR="00A61419" w:rsidRDefault="00000000">
            <w:r>
              <w:rPr>
                <w:sz w:val="18"/>
              </w:rPr>
              <w:t>context_carry_forward</w:t>
            </w:r>
          </w:p>
        </w:tc>
        <w:tc>
          <w:tcPr>
            <w:tcW w:w="1728" w:type="dxa"/>
          </w:tcPr>
          <w:p w14:paraId="6F6D6C8C" w14:textId="77777777" w:rsidR="00A61419" w:rsidRDefault="00000000">
            <w:r>
              <w:rPr>
                <w:sz w:val="18"/>
              </w:rPr>
              <w:t>system_context</w:t>
            </w:r>
          </w:p>
        </w:tc>
        <w:tc>
          <w:tcPr>
            <w:tcW w:w="1728" w:type="dxa"/>
          </w:tcPr>
          <w:p w14:paraId="53EA2B13" w14:textId="77777777" w:rsidR="00A61419" w:rsidRDefault="00000000">
            <w:r>
              <w:rPr>
                <w:sz w:val="18"/>
              </w:rPr>
              <w:t>40</w:t>
            </w:r>
          </w:p>
        </w:tc>
        <w:tc>
          <w:tcPr>
            <w:tcW w:w="1728" w:type="dxa"/>
          </w:tcPr>
          <w:p w14:paraId="59834740" w14:textId="77777777" w:rsidR="00A61419" w:rsidRDefault="00000000">
            <w:r>
              <w:rPr>
                <w:sz w:val="18"/>
              </w:rPr>
              <w:t>NONE</w:t>
            </w:r>
          </w:p>
        </w:tc>
        <w:tc>
          <w:tcPr>
            <w:tcW w:w="1728" w:type="dxa"/>
          </w:tcPr>
          <w:p w14:paraId="1C5149CE" w14:textId="77777777" w:rsidR="00A61419" w:rsidRDefault="00000000">
            <w:r>
              <w:rPr>
                <w:sz w:val="18"/>
              </w:rPr>
              <w:t>Injects prior turn's state, specialty, and city into the system context so conversational follow-ups work. "What about in Richmond?" resolves Virginia from the prior turn.</w:t>
            </w:r>
          </w:p>
        </w:tc>
      </w:tr>
      <w:tr w:rsidR="00A61419" w14:paraId="20D9D139" w14:textId="77777777">
        <w:tc>
          <w:tcPr>
            <w:tcW w:w="1728" w:type="dxa"/>
          </w:tcPr>
          <w:p w14:paraId="277867ED" w14:textId="77777777" w:rsidR="00A61419" w:rsidRDefault="00000000">
            <w:r>
              <w:rPr>
                <w:sz w:val="18"/>
              </w:rPr>
              <w:t>specialty_resolution</w:t>
            </w:r>
          </w:p>
        </w:tc>
        <w:tc>
          <w:tcPr>
            <w:tcW w:w="1728" w:type="dxa"/>
          </w:tcPr>
          <w:p w14:paraId="5137B528" w14:textId="77777777" w:rsidR="00A61419" w:rsidRDefault="00000000">
            <w:r>
              <w:rPr>
                <w:sz w:val="18"/>
              </w:rPr>
              <w:t>tools</w:t>
            </w:r>
          </w:p>
        </w:tc>
        <w:tc>
          <w:tcPr>
            <w:tcW w:w="1728" w:type="dxa"/>
          </w:tcPr>
          <w:p w14:paraId="612D9300" w14:textId="77777777" w:rsidR="00A61419" w:rsidRDefault="00000000">
            <w:r>
              <w:rPr>
                <w:sz w:val="18"/>
              </w:rPr>
              <w:t>50</w:t>
            </w:r>
          </w:p>
        </w:tc>
        <w:tc>
          <w:tcPr>
            <w:tcW w:w="1728" w:type="dxa"/>
          </w:tcPr>
          <w:p w14:paraId="2C6D4E2E" w14:textId="77777777" w:rsidR="00A61419" w:rsidRDefault="00000000">
            <w:r>
              <w:rPr>
                <w:sz w:val="18"/>
              </w:rPr>
              <w:t>NONE</w:t>
            </w:r>
          </w:p>
        </w:tc>
        <w:tc>
          <w:tcPr>
            <w:tcW w:w="1728" w:type="dxa"/>
          </w:tcPr>
          <w:p w14:paraId="785CF2C1" w14:textId="77777777" w:rsidR="00A61419" w:rsidRDefault="00000000">
            <w:r>
              <w:rPr>
                <w:sz w:val="18"/>
              </w:rPr>
              <w:t>Provides vector search for specialty codes. Includes homeopathic resolution and specialty ranking as part of the search flow.</w:t>
            </w:r>
          </w:p>
        </w:tc>
      </w:tr>
      <w:tr w:rsidR="00A61419" w14:paraId="5A32FE8F" w14:textId="77777777">
        <w:tc>
          <w:tcPr>
            <w:tcW w:w="1728" w:type="dxa"/>
          </w:tcPr>
          <w:p w14:paraId="5F3C3BF7" w14:textId="77777777" w:rsidR="00A61419" w:rsidRDefault="00000000">
            <w:r>
              <w:rPr>
                <w:sz w:val="18"/>
              </w:rPr>
              <w:t>filter_options</w:t>
            </w:r>
          </w:p>
        </w:tc>
        <w:tc>
          <w:tcPr>
            <w:tcW w:w="1728" w:type="dxa"/>
          </w:tcPr>
          <w:p w14:paraId="24D55EC7" w14:textId="77777777" w:rsidR="00A61419" w:rsidRDefault="00000000">
            <w:r>
              <w:rPr>
                <w:sz w:val="18"/>
              </w:rPr>
              <w:t>post_processing</w:t>
            </w:r>
          </w:p>
        </w:tc>
        <w:tc>
          <w:tcPr>
            <w:tcW w:w="1728" w:type="dxa"/>
          </w:tcPr>
          <w:p w14:paraId="28A1CF49" w14:textId="77777777" w:rsidR="00A61419" w:rsidRDefault="00000000">
            <w:r>
              <w:rPr>
                <w:sz w:val="18"/>
              </w:rPr>
              <w:t>60</w:t>
            </w:r>
          </w:p>
        </w:tc>
        <w:tc>
          <w:tcPr>
            <w:tcW w:w="1728" w:type="dxa"/>
          </w:tcPr>
          <w:p w14:paraId="6299F8F0" w14:textId="77777777" w:rsidR="00A61419" w:rsidRDefault="00000000">
            <w:r>
              <w:rPr>
                <w:sz w:val="18"/>
              </w:rPr>
              <w:t>NONE</w:t>
            </w:r>
          </w:p>
        </w:tc>
        <w:tc>
          <w:tcPr>
            <w:tcW w:w="1728" w:type="dxa"/>
          </w:tcPr>
          <w:p w14:paraId="47EFEBB9" w14:textId="77777777" w:rsidR="00A61419" w:rsidRDefault="00000000">
            <w:r>
              <w:rPr>
                <w:sz w:val="18"/>
              </w:rPr>
              <w:t xml:space="preserve">Extracts specialty filter options from </w:t>
            </w:r>
            <w:r>
              <w:rPr>
                <w:sz w:val="18"/>
              </w:rPr>
              <w:lastRenderedPageBreak/>
              <w:t>search results for the UI filter panel. Includes can_prescribe and homeopathic flags per specialty.</w:t>
            </w:r>
          </w:p>
        </w:tc>
      </w:tr>
    </w:tbl>
    <w:p w14:paraId="715C926E" w14:textId="77777777" w:rsidR="00A61419" w:rsidRDefault="00000000">
      <w:pPr>
        <w:pStyle w:val="Heading3"/>
      </w:pPr>
      <w:r>
        <w:lastRenderedPageBreak/>
        <w:t>What FindCarePromptFactory Supplies (API to Neighbors)</w:t>
      </w:r>
    </w:p>
    <w:tbl>
      <w:tblPr>
        <w:tblStyle w:val="TableGrid"/>
        <w:tblW w:w="0" w:type="auto"/>
        <w:tblLook w:val="04A0" w:firstRow="1" w:lastRow="0" w:firstColumn="1" w:lastColumn="0" w:noHBand="0" w:noVBand="1"/>
      </w:tblPr>
      <w:tblGrid>
        <w:gridCol w:w="2880"/>
        <w:gridCol w:w="2880"/>
        <w:gridCol w:w="2880"/>
      </w:tblGrid>
      <w:tr w:rsidR="00A61419" w14:paraId="13247F7E" w14:textId="77777777">
        <w:tc>
          <w:tcPr>
            <w:tcW w:w="2880" w:type="dxa"/>
          </w:tcPr>
          <w:p w14:paraId="076A880A" w14:textId="77777777" w:rsidR="00A61419" w:rsidRDefault="00000000">
            <w:r>
              <w:rPr>
                <w:b/>
                <w:sz w:val="18"/>
              </w:rPr>
              <w:t>Output</w:t>
            </w:r>
          </w:p>
        </w:tc>
        <w:tc>
          <w:tcPr>
            <w:tcW w:w="2880" w:type="dxa"/>
          </w:tcPr>
          <w:p w14:paraId="1CF1A7B3" w14:textId="77777777" w:rsidR="00A61419" w:rsidRDefault="00000000">
            <w:r>
              <w:rPr>
                <w:b/>
                <w:sz w:val="18"/>
              </w:rPr>
              <w:t>Type</w:t>
            </w:r>
          </w:p>
        </w:tc>
        <w:tc>
          <w:tcPr>
            <w:tcW w:w="2880" w:type="dxa"/>
          </w:tcPr>
          <w:p w14:paraId="7DBB3D1D" w14:textId="77777777" w:rsidR="00A61419" w:rsidRDefault="00000000">
            <w:r>
              <w:rPr>
                <w:b/>
                <w:sz w:val="18"/>
              </w:rPr>
              <w:t>Description</w:t>
            </w:r>
          </w:p>
        </w:tc>
      </w:tr>
      <w:tr w:rsidR="00A61419" w14:paraId="7BE85821" w14:textId="77777777">
        <w:tc>
          <w:tcPr>
            <w:tcW w:w="2880" w:type="dxa"/>
          </w:tcPr>
          <w:p w14:paraId="7A3BC549" w14:textId="77777777" w:rsidR="00A61419" w:rsidRDefault="00000000">
            <w:r>
              <w:rPr>
                <w:sz w:val="18"/>
              </w:rPr>
              <w:t>search_results</w:t>
            </w:r>
          </w:p>
        </w:tc>
        <w:tc>
          <w:tcPr>
            <w:tcW w:w="2880" w:type="dxa"/>
          </w:tcPr>
          <w:p w14:paraId="620C6A6B" w14:textId="77777777" w:rsidR="00A61419" w:rsidRDefault="00000000">
            <w:r>
              <w:rPr>
                <w:sz w:val="18"/>
              </w:rPr>
              <w:t>dict</w:t>
            </w:r>
          </w:p>
        </w:tc>
        <w:tc>
          <w:tcPr>
            <w:tcW w:w="2880" w:type="dxa"/>
          </w:tcPr>
          <w:p w14:paraId="115B701A" w14:textId="77777777" w:rsidR="00A61419" w:rsidRDefault="00000000">
            <w:r>
              <w:rPr>
                <w:sz w:val="18"/>
              </w:rPr>
              <w:t>Providers list, total_count, has_more flag, pagination cursor (after_npi)</w:t>
            </w:r>
          </w:p>
        </w:tc>
      </w:tr>
      <w:tr w:rsidR="00A61419" w14:paraId="219FFD2B" w14:textId="77777777">
        <w:tc>
          <w:tcPr>
            <w:tcW w:w="2880" w:type="dxa"/>
          </w:tcPr>
          <w:p w14:paraId="1B89DD28" w14:textId="77777777" w:rsidR="00A61419" w:rsidRDefault="00000000">
            <w:r>
              <w:rPr>
                <w:sz w:val="18"/>
              </w:rPr>
              <w:t>specialty_options</w:t>
            </w:r>
          </w:p>
        </w:tc>
        <w:tc>
          <w:tcPr>
            <w:tcW w:w="2880" w:type="dxa"/>
          </w:tcPr>
          <w:p w14:paraId="12F6020E" w14:textId="77777777" w:rsidR="00A61419" w:rsidRDefault="00000000">
            <w:r>
              <w:rPr>
                <w:sz w:val="18"/>
              </w:rPr>
              <w:t>list</w:t>
            </w:r>
          </w:p>
        </w:tc>
        <w:tc>
          <w:tcPr>
            <w:tcW w:w="2880" w:type="dxa"/>
          </w:tcPr>
          <w:p w14:paraId="02B9813F" w14:textId="77777777" w:rsidR="00A61419" w:rsidRDefault="00000000">
            <w:r>
              <w:rPr>
                <w:sz w:val="18"/>
              </w:rPr>
              <w:t>Specialty codes for UI filter panel with can_prescribe and homeopathic flags</w:t>
            </w:r>
          </w:p>
        </w:tc>
      </w:tr>
      <w:tr w:rsidR="00A61419" w14:paraId="51E3B665" w14:textId="77777777">
        <w:tc>
          <w:tcPr>
            <w:tcW w:w="2880" w:type="dxa"/>
          </w:tcPr>
          <w:p w14:paraId="11C025B4" w14:textId="77777777" w:rsidR="00A61419" w:rsidRDefault="00000000">
            <w:r>
              <w:rPr>
                <w:sz w:val="18"/>
              </w:rPr>
              <w:t>search_context</w:t>
            </w:r>
          </w:p>
        </w:tc>
        <w:tc>
          <w:tcPr>
            <w:tcW w:w="2880" w:type="dxa"/>
          </w:tcPr>
          <w:p w14:paraId="13733506" w14:textId="77777777" w:rsidR="00A61419" w:rsidRDefault="00000000">
            <w:r>
              <w:rPr>
                <w:sz w:val="18"/>
              </w:rPr>
              <w:t>dict</w:t>
            </w:r>
          </w:p>
        </w:tc>
        <w:tc>
          <w:tcPr>
            <w:tcW w:w="2880" w:type="dxa"/>
          </w:tcPr>
          <w:p w14:paraId="45C5D75C" w14:textId="77777777" w:rsidR="00A61419" w:rsidRDefault="00000000">
            <w:r>
              <w:rPr>
                <w:sz w:val="18"/>
              </w:rPr>
              <w:t>last_state, last_city, last_specialty — for context carry-forward across turns</w:t>
            </w:r>
          </w:p>
        </w:tc>
      </w:tr>
      <w:tr w:rsidR="00A61419" w14:paraId="16B742A8" w14:textId="77777777">
        <w:tc>
          <w:tcPr>
            <w:tcW w:w="2880" w:type="dxa"/>
          </w:tcPr>
          <w:p w14:paraId="27D90F98" w14:textId="77777777" w:rsidR="00A61419" w:rsidRDefault="00000000">
            <w:r>
              <w:rPr>
                <w:sz w:val="18"/>
              </w:rPr>
              <w:t>response_type</w:t>
            </w:r>
          </w:p>
        </w:tc>
        <w:tc>
          <w:tcPr>
            <w:tcW w:w="2880" w:type="dxa"/>
          </w:tcPr>
          <w:p w14:paraId="4D37F7F6" w14:textId="77777777" w:rsidR="00A61419" w:rsidRDefault="00000000">
            <w:r>
              <w:rPr>
                <w:sz w:val="18"/>
              </w:rPr>
              <w:t>string</w:t>
            </w:r>
          </w:p>
        </w:tc>
        <w:tc>
          <w:tcPr>
            <w:tcW w:w="2880" w:type="dxa"/>
          </w:tcPr>
          <w:p w14:paraId="7730659D" w14:textId="77777777" w:rsidR="00A61419" w:rsidRDefault="00000000">
            <w:r>
              <w:rPr>
                <w:sz w:val="18"/>
              </w:rPr>
              <w:t>"provider_cards" — tells the UI to render structured provider cards, not narrative text</w:t>
            </w:r>
          </w:p>
        </w:tc>
      </w:tr>
    </w:tbl>
    <w:p w14:paraId="0F84DC02" w14:textId="77777777" w:rsidR="00A61419" w:rsidRDefault="00000000">
      <w:pPr>
        <w:pStyle w:val="Heading3"/>
      </w:pPr>
      <w:r>
        <w:t>What FindCarePromptFactory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A61419" w14:paraId="68715B60" w14:textId="77777777">
        <w:tc>
          <w:tcPr>
            <w:tcW w:w="2160" w:type="dxa"/>
          </w:tcPr>
          <w:p w14:paraId="76F8FC4F" w14:textId="77777777" w:rsidR="00A61419" w:rsidRDefault="00000000">
            <w:r>
              <w:rPr>
                <w:b/>
                <w:sz w:val="18"/>
              </w:rPr>
              <w:t>Input</w:t>
            </w:r>
          </w:p>
        </w:tc>
        <w:tc>
          <w:tcPr>
            <w:tcW w:w="2160" w:type="dxa"/>
          </w:tcPr>
          <w:p w14:paraId="48F45CC2" w14:textId="77777777" w:rsidR="00A61419" w:rsidRDefault="00000000">
            <w:r>
              <w:rPr>
                <w:b/>
                <w:sz w:val="18"/>
              </w:rPr>
              <w:t>Type</w:t>
            </w:r>
          </w:p>
        </w:tc>
        <w:tc>
          <w:tcPr>
            <w:tcW w:w="2160" w:type="dxa"/>
          </w:tcPr>
          <w:p w14:paraId="61975445" w14:textId="77777777" w:rsidR="00A61419" w:rsidRDefault="00000000">
            <w:r>
              <w:rPr>
                <w:b/>
                <w:sz w:val="18"/>
              </w:rPr>
              <w:t>Source</w:t>
            </w:r>
          </w:p>
        </w:tc>
        <w:tc>
          <w:tcPr>
            <w:tcW w:w="2160" w:type="dxa"/>
          </w:tcPr>
          <w:p w14:paraId="0588B416" w14:textId="77777777" w:rsidR="00A61419" w:rsidRDefault="00000000">
            <w:r>
              <w:rPr>
                <w:b/>
                <w:sz w:val="18"/>
              </w:rPr>
              <w:t>Description</w:t>
            </w:r>
          </w:p>
        </w:tc>
      </w:tr>
      <w:tr w:rsidR="00A61419" w14:paraId="5BCCF134" w14:textId="77777777">
        <w:tc>
          <w:tcPr>
            <w:tcW w:w="2160" w:type="dxa"/>
          </w:tcPr>
          <w:p w14:paraId="5FCB523B" w14:textId="77777777" w:rsidR="00A61419" w:rsidRDefault="00000000">
            <w:r>
              <w:rPr>
                <w:sz w:val="18"/>
              </w:rPr>
              <w:t>safety_status</w:t>
            </w:r>
          </w:p>
        </w:tc>
        <w:tc>
          <w:tcPr>
            <w:tcW w:w="2160" w:type="dxa"/>
          </w:tcPr>
          <w:p w14:paraId="161E91E7" w14:textId="77777777" w:rsidR="00A61419" w:rsidRDefault="00000000">
            <w:r>
              <w:rPr>
                <w:sz w:val="18"/>
              </w:rPr>
              <w:t>bool</w:t>
            </w:r>
          </w:p>
        </w:tc>
        <w:tc>
          <w:tcPr>
            <w:tcW w:w="2160" w:type="dxa"/>
          </w:tcPr>
          <w:p w14:paraId="2DD0170C" w14:textId="77777777" w:rsidR="00A61419" w:rsidRDefault="00000000">
            <w:r>
              <w:rPr>
                <w:sz w:val="18"/>
              </w:rPr>
              <w:t>SharedServicesFactory</w:t>
            </w:r>
          </w:p>
        </w:tc>
        <w:tc>
          <w:tcPr>
            <w:tcW w:w="2160" w:type="dxa"/>
          </w:tcPr>
          <w:p w14:paraId="2310EFD1" w14:textId="77777777" w:rsidR="00A61419" w:rsidRDefault="00000000">
            <w:r>
              <w:rPr>
                <w:sz w:val="18"/>
              </w:rPr>
              <w:t>Do not build prompt if HALT</w:t>
            </w:r>
          </w:p>
        </w:tc>
      </w:tr>
      <w:tr w:rsidR="00A61419" w14:paraId="22267265" w14:textId="77777777">
        <w:tc>
          <w:tcPr>
            <w:tcW w:w="2160" w:type="dxa"/>
          </w:tcPr>
          <w:p w14:paraId="604E2E48" w14:textId="77777777" w:rsidR="00A61419" w:rsidRDefault="00000000">
            <w:r>
              <w:rPr>
                <w:sz w:val="18"/>
              </w:rPr>
              <w:t>session_state</w:t>
            </w:r>
          </w:p>
        </w:tc>
        <w:tc>
          <w:tcPr>
            <w:tcW w:w="2160" w:type="dxa"/>
          </w:tcPr>
          <w:p w14:paraId="32526A8E" w14:textId="77777777" w:rsidR="00A61419" w:rsidRDefault="00000000">
            <w:r>
              <w:rPr>
                <w:sz w:val="18"/>
              </w:rPr>
              <w:t>dict</w:t>
            </w:r>
          </w:p>
        </w:tc>
        <w:tc>
          <w:tcPr>
            <w:tcW w:w="2160" w:type="dxa"/>
          </w:tcPr>
          <w:p w14:paraId="1ECEA0BB" w14:textId="77777777" w:rsidR="00A61419" w:rsidRDefault="00000000">
            <w:r>
              <w:rPr>
                <w:sz w:val="18"/>
              </w:rPr>
              <w:t>PromptAssemblyFactory</w:t>
            </w:r>
          </w:p>
        </w:tc>
        <w:tc>
          <w:tcPr>
            <w:tcW w:w="2160" w:type="dxa"/>
          </w:tcPr>
          <w:p w14:paraId="77F8E2EC" w14:textId="77777777" w:rsidR="00A61419" w:rsidRDefault="00000000">
            <w:r>
              <w:rPr>
                <w:sz w:val="18"/>
              </w:rPr>
              <w:t>last_state, last_city, last_specialty, message_history</w:t>
            </w:r>
          </w:p>
        </w:tc>
      </w:tr>
      <w:tr w:rsidR="00A61419" w14:paraId="493EBE7C" w14:textId="77777777">
        <w:tc>
          <w:tcPr>
            <w:tcW w:w="2160" w:type="dxa"/>
          </w:tcPr>
          <w:p w14:paraId="37FF4D81" w14:textId="77777777" w:rsidR="00A61419" w:rsidRDefault="00000000">
            <w:r>
              <w:rPr>
                <w:sz w:val="18"/>
              </w:rPr>
              <w:t>user_message</w:t>
            </w:r>
          </w:p>
        </w:tc>
        <w:tc>
          <w:tcPr>
            <w:tcW w:w="2160" w:type="dxa"/>
          </w:tcPr>
          <w:p w14:paraId="584D2C46" w14:textId="77777777" w:rsidR="00A61419" w:rsidRDefault="00000000">
            <w:r>
              <w:rPr>
                <w:sz w:val="18"/>
              </w:rPr>
              <w:t>string</w:t>
            </w:r>
          </w:p>
        </w:tc>
        <w:tc>
          <w:tcPr>
            <w:tcW w:w="2160" w:type="dxa"/>
          </w:tcPr>
          <w:p w14:paraId="23A84E2D" w14:textId="77777777" w:rsidR="00A61419" w:rsidRDefault="00000000">
            <w:r>
              <w:rPr>
                <w:sz w:val="18"/>
              </w:rPr>
              <w:t>PromptAssemblyFactory</w:t>
            </w:r>
          </w:p>
        </w:tc>
        <w:tc>
          <w:tcPr>
            <w:tcW w:w="2160" w:type="dxa"/>
          </w:tcPr>
          <w:p w14:paraId="0ACBD889" w14:textId="77777777" w:rsidR="00A61419" w:rsidRDefault="00000000">
            <w:r>
              <w:rPr>
                <w:sz w:val="18"/>
              </w:rPr>
              <w:t>Raw user input</w:t>
            </w:r>
          </w:p>
        </w:tc>
      </w:tr>
      <w:tr w:rsidR="00A61419" w14:paraId="77C75E4B" w14:textId="77777777">
        <w:tc>
          <w:tcPr>
            <w:tcW w:w="2160" w:type="dxa"/>
          </w:tcPr>
          <w:p w14:paraId="071E762A" w14:textId="77777777" w:rsidR="00A61419" w:rsidRDefault="00000000">
            <w:r>
              <w:rPr>
                <w:sz w:val="18"/>
              </w:rPr>
              <w:t>off_topic_count</w:t>
            </w:r>
          </w:p>
        </w:tc>
        <w:tc>
          <w:tcPr>
            <w:tcW w:w="2160" w:type="dxa"/>
          </w:tcPr>
          <w:p w14:paraId="36A7D7F0" w14:textId="77777777" w:rsidR="00A61419" w:rsidRDefault="00000000">
            <w:r>
              <w:rPr>
                <w:sz w:val="18"/>
              </w:rPr>
              <w:t>integer</w:t>
            </w:r>
          </w:p>
        </w:tc>
        <w:tc>
          <w:tcPr>
            <w:tcW w:w="2160" w:type="dxa"/>
          </w:tcPr>
          <w:p w14:paraId="6013F23E" w14:textId="77777777" w:rsidR="00A61419" w:rsidRDefault="00000000">
            <w:r>
              <w:rPr>
                <w:sz w:val="18"/>
              </w:rPr>
              <w:t>SharedServicesFactory</w:t>
            </w:r>
          </w:p>
        </w:tc>
        <w:tc>
          <w:tcPr>
            <w:tcW w:w="2160" w:type="dxa"/>
          </w:tcPr>
          <w:p w14:paraId="78412F7A" w14:textId="77777777" w:rsidR="00A61419" w:rsidRDefault="00000000">
            <w:r>
              <w:rPr>
                <w:sz w:val="18"/>
              </w:rPr>
              <w:t>If DOWNGRADE, skip expensive vector search</w:t>
            </w:r>
          </w:p>
        </w:tc>
      </w:tr>
    </w:tbl>
    <w:p w14:paraId="36795091" w14:textId="77777777" w:rsidR="00A61419" w:rsidRDefault="00000000">
      <w:pPr>
        <w:pStyle w:val="Heading3"/>
      </w:pPr>
      <w:r>
        <w:t>Forces Created by FindCarePromptFactory</w:t>
      </w:r>
    </w:p>
    <w:p w14:paraId="6714A51D" w14:textId="77777777" w:rsidR="00A61419" w:rsidRDefault="00000000">
      <w:r>
        <w:t>FindCarePromptFactory creates no forces. It is a content producer.</w:t>
      </w:r>
    </w:p>
    <w:p w14:paraId="1E0F2C98" w14:textId="77777777" w:rsidR="00A61419" w:rsidRDefault="00000000">
      <w:pPr>
        <w:pStyle w:val="Heading3"/>
      </w:pPr>
      <w:r>
        <w:t>Forces FindCarePromptFactory Responds To</w:t>
      </w:r>
    </w:p>
    <w:tbl>
      <w:tblPr>
        <w:tblStyle w:val="TableGrid"/>
        <w:tblW w:w="0" w:type="auto"/>
        <w:tblLook w:val="04A0" w:firstRow="1" w:lastRow="0" w:firstColumn="1" w:lastColumn="0" w:noHBand="0" w:noVBand="1"/>
      </w:tblPr>
      <w:tblGrid>
        <w:gridCol w:w="2880"/>
        <w:gridCol w:w="2880"/>
        <w:gridCol w:w="2880"/>
      </w:tblGrid>
      <w:tr w:rsidR="00A61419" w14:paraId="0D334A76" w14:textId="77777777">
        <w:tc>
          <w:tcPr>
            <w:tcW w:w="2880" w:type="dxa"/>
          </w:tcPr>
          <w:p w14:paraId="472E7BA4" w14:textId="77777777" w:rsidR="00A61419" w:rsidRDefault="00000000">
            <w:r>
              <w:rPr>
                <w:b/>
                <w:sz w:val="18"/>
              </w:rPr>
              <w:t>Force</w:t>
            </w:r>
          </w:p>
        </w:tc>
        <w:tc>
          <w:tcPr>
            <w:tcW w:w="2880" w:type="dxa"/>
          </w:tcPr>
          <w:p w14:paraId="5D4A13CD" w14:textId="77777777" w:rsidR="00A61419" w:rsidRDefault="00000000">
            <w:r>
              <w:rPr>
                <w:b/>
                <w:sz w:val="18"/>
              </w:rPr>
              <w:t>From</w:t>
            </w:r>
          </w:p>
        </w:tc>
        <w:tc>
          <w:tcPr>
            <w:tcW w:w="2880" w:type="dxa"/>
          </w:tcPr>
          <w:p w14:paraId="7DE67569" w14:textId="77777777" w:rsidR="00A61419" w:rsidRDefault="00000000">
            <w:r>
              <w:rPr>
                <w:b/>
                <w:sz w:val="18"/>
              </w:rPr>
              <w:t>My Response</w:t>
            </w:r>
          </w:p>
        </w:tc>
      </w:tr>
      <w:tr w:rsidR="00A61419" w14:paraId="43040D6A" w14:textId="77777777">
        <w:tc>
          <w:tcPr>
            <w:tcW w:w="2880" w:type="dxa"/>
          </w:tcPr>
          <w:p w14:paraId="03BC5A87" w14:textId="77777777" w:rsidR="00A61419" w:rsidRDefault="00000000">
            <w:r>
              <w:rPr>
                <w:sz w:val="18"/>
              </w:rPr>
              <w:t>HALT</w:t>
            </w:r>
          </w:p>
        </w:tc>
        <w:tc>
          <w:tcPr>
            <w:tcW w:w="2880" w:type="dxa"/>
          </w:tcPr>
          <w:p w14:paraId="6BE98F5C" w14:textId="77777777" w:rsidR="00A61419" w:rsidRDefault="00000000">
            <w:r>
              <w:rPr>
                <w:sz w:val="18"/>
              </w:rPr>
              <w:t>SharedServicesFactory</w:t>
            </w:r>
          </w:p>
        </w:tc>
        <w:tc>
          <w:tcPr>
            <w:tcW w:w="2880" w:type="dxa"/>
          </w:tcPr>
          <w:p w14:paraId="7A2D9D9A" w14:textId="77777777" w:rsidR="00A61419" w:rsidRDefault="00000000">
            <w:r>
              <w:rPr>
                <w:sz w:val="18"/>
              </w:rPr>
              <w:t>Do not run. Do not build prompt. Do not call MongoDB or OpenAI.</w:t>
            </w:r>
          </w:p>
        </w:tc>
      </w:tr>
      <w:tr w:rsidR="00A61419" w14:paraId="5986096F" w14:textId="77777777">
        <w:tc>
          <w:tcPr>
            <w:tcW w:w="2880" w:type="dxa"/>
          </w:tcPr>
          <w:p w14:paraId="0D8367B7" w14:textId="77777777" w:rsidR="00A61419" w:rsidRDefault="00000000">
            <w:r>
              <w:rPr>
                <w:sz w:val="18"/>
              </w:rPr>
              <w:t>DOWNGRADE</w:t>
            </w:r>
          </w:p>
        </w:tc>
        <w:tc>
          <w:tcPr>
            <w:tcW w:w="2880" w:type="dxa"/>
          </w:tcPr>
          <w:p w14:paraId="052E808C" w14:textId="77777777" w:rsidR="00A61419" w:rsidRDefault="00000000">
            <w:r>
              <w:rPr>
                <w:sz w:val="18"/>
              </w:rPr>
              <w:t>SharedServicesFactory</w:t>
            </w:r>
          </w:p>
        </w:tc>
        <w:tc>
          <w:tcPr>
            <w:tcW w:w="2880" w:type="dxa"/>
          </w:tcPr>
          <w:p w14:paraId="64061CA6" w14:textId="77777777" w:rsidR="00A61419" w:rsidRDefault="00000000">
            <w:r>
              <w:rPr>
                <w:sz w:val="18"/>
              </w:rPr>
              <w:t>Skip vector search (expensive). Use simple text match fallback. Return fewer results.</w:t>
            </w:r>
          </w:p>
        </w:tc>
      </w:tr>
    </w:tbl>
    <w:p w14:paraId="0624CE34" w14:textId="77777777" w:rsidR="00A61419" w:rsidRDefault="00000000">
      <w:r>
        <w:t>____________________________________________________________</w:t>
      </w:r>
    </w:p>
    <w:p w14:paraId="4D07636D" w14:textId="77777777" w:rsidR="00A61419" w:rsidRDefault="00000000">
      <w:pPr>
        <w:pStyle w:val="Heading2"/>
      </w:pPr>
      <w:r>
        <w:t>4.3 NarrativePromptFactory</w:t>
      </w:r>
    </w:p>
    <w:p w14:paraId="2F7E31D4" w14:textId="77777777" w:rsidR="00A61419" w:rsidRDefault="00000000">
      <w:r>
        <w:t>Domain: Conversational questions that do not produce provider cards. Examples: "What does a physiatrist do?" "Who is Skip Snow?" "What is ChatHealthy?" These are questions that need a narrative Markdown response, not structured data.</w:t>
      </w:r>
    </w:p>
    <w:p w14:paraId="174A54B4" w14:textId="77777777" w:rsidR="00A61419" w:rsidRDefault="00000000">
      <w:r>
        <w:t>Real code it wraps:</w:t>
      </w:r>
    </w:p>
    <w:p w14:paraId="19A04A32" w14:textId="77777777" w:rsidR="00A61419" w:rsidRDefault="00000000">
      <w:pPr>
        <w:pStyle w:val="ListBullet"/>
      </w:pPr>
      <w:r>
        <w:lastRenderedPageBreak/>
        <w:t>AboutService (about_service.py) — Skip Snow biography, ChatHealthy company info, Anthropic principles. Static content loaded from the me/ directory.</w:t>
      </w:r>
    </w:p>
    <w:p w14:paraId="354B1A9C" w14:textId="77777777" w:rsidR="00A61419" w:rsidRDefault="00000000">
      <w:pPr>
        <w:pStyle w:val="ListBullet"/>
      </w:pPr>
      <w:r>
        <w:t>The general LLM chat path — system prompt plus user message produces narrative Markdown. No tool calls involved.</w:t>
      </w:r>
    </w:p>
    <w:p w14:paraId="1D48A03A" w14:textId="77777777" w:rsidR="00A61419" w:rsidRDefault="00000000">
      <w:pPr>
        <w:pStyle w:val="Heading3"/>
      </w:pPr>
      <w:r>
        <w:t>Capabilities</w:t>
      </w:r>
    </w:p>
    <w:tbl>
      <w:tblPr>
        <w:tblStyle w:val="TableGrid"/>
        <w:tblW w:w="0" w:type="auto"/>
        <w:tblLook w:val="04A0" w:firstRow="1" w:lastRow="0" w:firstColumn="1" w:lastColumn="0" w:noHBand="0" w:noVBand="1"/>
      </w:tblPr>
      <w:tblGrid>
        <w:gridCol w:w="1728"/>
        <w:gridCol w:w="1728"/>
        <w:gridCol w:w="1728"/>
        <w:gridCol w:w="1728"/>
        <w:gridCol w:w="1728"/>
      </w:tblGrid>
      <w:tr w:rsidR="00A61419" w14:paraId="3EDA37B5" w14:textId="77777777">
        <w:tc>
          <w:tcPr>
            <w:tcW w:w="1728" w:type="dxa"/>
          </w:tcPr>
          <w:p w14:paraId="0637847A" w14:textId="77777777" w:rsidR="00A61419" w:rsidRDefault="00000000">
            <w:r>
              <w:rPr>
                <w:b/>
                <w:sz w:val="18"/>
              </w:rPr>
              <w:t>Capability</w:t>
            </w:r>
          </w:p>
        </w:tc>
        <w:tc>
          <w:tcPr>
            <w:tcW w:w="1728" w:type="dxa"/>
          </w:tcPr>
          <w:p w14:paraId="1AE1E0AA" w14:textId="77777777" w:rsidR="00A61419" w:rsidRDefault="00000000">
            <w:r>
              <w:rPr>
                <w:b/>
                <w:sz w:val="18"/>
              </w:rPr>
              <w:t>Slot</w:t>
            </w:r>
          </w:p>
        </w:tc>
        <w:tc>
          <w:tcPr>
            <w:tcW w:w="1728" w:type="dxa"/>
          </w:tcPr>
          <w:p w14:paraId="667490E7" w14:textId="77777777" w:rsidR="00A61419" w:rsidRDefault="00000000">
            <w:r>
              <w:rPr>
                <w:b/>
                <w:sz w:val="18"/>
              </w:rPr>
              <w:t>Priority</w:t>
            </w:r>
          </w:p>
        </w:tc>
        <w:tc>
          <w:tcPr>
            <w:tcW w:w="1728" w:type="dxa"/>
          </w:tcPr>
          <w:p w14:paraId="20E7E222" w14:textId="77777777" w:rsidR="00A61419" w:rsidRDefault="00000000">
            <w:r>
              <w:rPr>
                <w:b/>
                <w:sz w:val="18"/>
              </w:rPr>
              <w:t>Force</w:t>
            </w:r>
          </w:p>
        </w:tc>
        <w:tc>
          <w:tcPr>
            <w:tcW w:w="1728" w:type="dxa"/>
          </w:tcPr>
          <w:p w14:paraId="7ADB019F" w14:textId="77777777" w:rsidR="00A61419" w:rsidRDefault="00000000">
            <w:r>
              <w:rPr>
                <w:b/>
                <w:sz w:val="18"/>
              </w:rPr>
              <w:t>Description</w:t>
            </w:r>
          </w:p>
        </w:tc>
      </w:tr>
      <w:tr w:rsidR="00A61419" w14:paraId="68EF512C" w14:textId="77777777">
        <w:tc>
          <w:tcPr>
            <w:tcW w:w="1728" w:type="dxa"/>
          </w:tcPr>
          <w:p w14:paraId="5497F9D6" w14:textId="77777777" w:rsidR="00A61419" w:rsidRDefault="00000000">
            <w:r>
              <w:rPr>
                <w:sz w:val="18"/>
              </w:rPr>
              <w:t>narrative_prompt</w:t>
            </w:r>
          </w:p>
        </w:tc>
        <w:tc>
          <w:tcPr>
            <w:tcW w:w="1728" w:type="dxa"/>
          </w:tcPr>
          <w:p w14:paraId="655873D6" w14:textId="77777777" w:rsidR="00A61419" w:rsidRDefault="00000000">
            <w:r>
              <w:rPr>
                <w:sz w:val="18"/>
              </w:rPr>
              <w:t>user_intent</w:t>
            </w:r>
          </w:p>
        </w:tc>
        <w:tc>
          <w:tcPr>
            <w:tcW w:w="1728" w:type="dxa"/>
          </w:tcPr>
          <w:p w14:paraId="0D60C491" w14:textId="77777777" w:rsidR="00A61419" w:rsidRDefault="00000000">
            <w:r>
              <w:rPr>
                <w:sz w:val="18"/>
              </w:rPr>
              <w:t>50</w:t>
            </w:r>
          </w:p>
        </w:tc>
        <w:tc>
          <w:tcPr>
            <w:tcW w:w="1728" w:type="dxa"/>
          </w:tcPr>
          <w:p w14:paraId="5461B0C3" w14:textId="77777777" w:rsidR="00A61419" w:rsidRDefault="00000000">
            <w:r>
              <w:rPr>
                <w:sz w:val="18"/>
              </w:rPr>
              <w:t>NONE</w:t>
            </w:r>
          </w:p>
        </w:tc>
        <w:tc>
          <w:tcPr>
            <w:tcW w:w="1728" w:type="dxa"/>
          </w:tcPr>
          <w:p w14:paraId="42C70A9F" w14:textId="77777777" w:rsidR="00A61419" w:rsidRDefault="00000000">
            <w:r>
              <w:rPr>
                <w:sz w:val="18"/>
              </w:rPr>
              <w:t>Builds prompt for open-ended conversational response. The LLM returns Markdown text, not structured provider data.</w:t>
            </w:r>
          </w:p>
        </w:tc>
      </w:tr>
      <w:tr w:rsidR="00A61419" w14:paraId="0794B188" w14:textId="77777777">
        <w:tc>
          <w:tcPr>
            <w:tcW w:w="1728" w:type="dxa"/>
          </w:tcPr>
          <w:p w14:paraId="4009F5E7" w14:textId="77777777" w:rsidR="00A61419" w:rsidRDefault="00000000">
            <w:r>
              <w:rPr>
                <w:sz w:val="18"/>
              </w:rPr>
              <w:t>about_context</w:t>
            </w:r>
          </w:p>
        </w:tc>
        <w:tc>
          <w:tcPr>
            <w:tcW w:w="1728" w:type="dxa"/>
          </w:tcPr>
          <w:p w14:paraId="592B6E7E" w14:textId="77777777" w:rsidR="00A61419" w:rsidRDefault="00000000">
            <w:r>
              <w:rPr>
                <w:sz w:val="18"/>
              </w:rPr>
              <w:t>system_context</w:t>
            </w:r>
          </w:p>
        </w:tc>
        <w:tc>
          <w:tcPr>
            <w:tcW w:w="1728" w:type="dxa"/>
          </w:tcPr>
          <w:p w14:paraId="723AADDD" w14:textId="77777777" w:rsidR="00A61419" w:rsidRDefault="00000000">
            <w:r>
              <w:rPr>
                <w:sz w:val="18"/>
              </w:rPr>
              <w:t>45</w:t>
            </w:r>
          </w:p>
        </w:tc>
        <w:tc>
          <w:tcPr>
            <w:tcW w:w="1728" w:type="dxa"/>
          </w:tcPr>
          <w:p w14:paraId="502CEC2C" w14:textId="77777777" w:rsidR="00A61419" w:rsidRDefault="00000000">
            <w:r>
              <w:rPr>
                <w:sz w:val="18"/>
              </w:rPr>
              <w:t>NONE</w:t>
            </w:r>
          </w:p>
        </w:tc>
        <w:tc>
          <w:tcPr>
            <w:tcW w:w="1728" w:type="dxa"/>
          </w:tcPr>
          <w:p w14:paraId="666D3B9C" w14:textId="77777777" w:rsidR="00A61419" w:rsidRDefault="00000000">
            <w:r>
              <w:rPr>
                <w:sz w:val="18"/>
              </w:rPr>
              <w:t>When intent is "about" (Skip Snow, ChatHealthy, Anthropic), injects the relevant About content into the system context.</w:t>
            </w:r>
          </w:p>
        </w:tc>
      </w:tr>
    </w:tbl>
    <w:p w14:paraId="6E6B6A6C" w14:textId="77777777" w:rsidR="00A61419" w:rsidRDefault="00000000">
      <w:pPr>
        <w:pStyle w:val="Heading3"/>
      </w:pPr>
      <w:r>
        <w:t>What NarrativePromptFactory Supplies (API to Neighbors)</w:t>
      </w:r>
    </w:p>
    <w:tbl>
      <w:tblPr>
        <w:tblStyle w:val="TableGrid"/>
        <w:tblW w:w="0" w:type="auto"/>
        <w:tblLook w:val="04A0" w:firstRow="1" w:lastRow="0" w:firstColumn="1" w:lastColumn="0" w:noHBand="0" w:noVBand="1"/>
      </w:tblPr>
      <w:tblGrid>
        <w:gridCol w:w="2880"/>
        <w:gridCol w:w="2880"/>
        <w:gridCol w:w="2880"/>
      </w:tblGrid>
      <w:tr w:rsidR="00A61419" w14:paraId="4B410E45" w14:textId="77777777">
        <w:tc>
          <w:tcPr>
            <w:tcW w:w="2880" w:type="dxa"/>
          </w:tcPr>
          <w:p w14:paraId="29DE9E08" w14:textId="77777777" w:rsidR="00A61419" w:rsidRDefault="00000000">
            <w:r>
              <w:rPr>
                <w:b/>
                <w:sz w:val="18"/>
              </w:rPr>
              <w:t>Output</w:t>
            </w:r>
          </w:p>
        </w:tc>
        <w:tc>
          <w:tcPr>
            <w:tcW w:w="2880" w:type="dxa"/>
          </w:tcPr>
          <w:p w14:paraId="5C6168DA" w14:textId="77777777" w:rsidR="00A61419" w:rsidRDefault="00000000">
            <w:r>
              <w:rPr>
                <w:b/>
                <w:sz w:val="18"/>
              </w:rPr>
              <w:t>Type</w:t>
            </w:r>
          </w:p>
        </w:tc>
        <w:tc>
          <w:tcPr>
            <w:tcW w:w="2880" w:type="dxa"/>
          </w:tcPr>
          <w:p w14:paraId="20006C22" w14:textId="77777777" w:rsidR="00A61419" w:rsidRDefault="00000000">
            <w:r>
              <w:rPr>
                <w:b/>
                <w:sz w:val="18"/>
              </w:rPr>
              <w:t>Description</w:t>
            </w:r>
          </w:p>
        </w:tc>
      </w:tr>
      <w:tr w:rsidR="00A61419" w14:paraId="391A58A9" w14:textId="77777777">
        <w:tc>
          <w:tcPr>
            <w:tcW w:w="2880" w:type="dxa"/>
          </w:tcPr>
          <w:p w14:paraId="19CD5691" w14:textId="77777777" w:rsidR="00A61419" w:rsidRDefault="00000000">
            <w:r>
              <w:rPr>
                <w:sz w:val="18"/>
              </w:rPr>
              <w:t>narrative_text</w:t>
            </w:r>
          </w:p>
        </w:tc>
        <w:tc>
          <w:tcPr>
            <w:tcW w:w="2880" w:type="dxa"/>
          </w:tcPr>
          <w:p w14:paraId="757EC8EC" w14:textId="77777777" w:rsidR="00A61419" w:rsidRDefault="00000000">
            <w:r>
              <w:rPr>
                <w:sz w:val="18"/>
              </w:rPr>
              <w:t>string</w:t>
            </w:r>
          </w:p>
        </w:tc>
        <w:tc>
          <w:tcPr>
            <w:tcW w:w="2880" w:type="dxa"/>
          </w:tcPr>
          <w:p w14:paraId="1BEEF42E" w14:textId="77777777" w:rsidR="00A61419" w:rsidRDefault="00000000">
            <w:r>
              <w:rPr>
                <w:sz w:val="18"/>
              </w:rPr>
              <w:t>Markdown response — not structured data</w:t>
            </w:r>
          </w:p>
        </w:tc>
      </w:tr>
      <w:tr w:rsidR="00A61419" w14:paraId="41B6721B" w14:textId="77777777">
        <w:tc>
          <w:tcPr>
            <w:tcW w:w="2880" w:type="dxa"/>
          </w:tcPr>
          <w:p w14:paraId="42C81DF7" w14:textId="77777777" w:rsidR="00A61419" w:rsidRDefault="00000000">
            <w:r>
              <w:rPr>
                <w:sz w:val="18"/>
              </w:rPr>
              <w:t>response_type</w:t>
            </w:r>
          </w:p>
        </w:tc>
        <w:tc>
          <w:tcPr>
            <w:tcW w:w="2880" w:type="dxa"/>
          </w:tcPr>
          <w:p w14:paraId="12326D04" w14:textId="77777777" w:rsidR="00A61419" w:rsidRDefault="00000000">
            <w:r>
              <w:rPr>
                <w:sz w:val="18"/>
              </w:rPr>
              <w:t>string</w:t>
            </w:r>
          </w:p>
        </w:tc>
        <w:tc>
          <w:tcPr>
            <w:tcW w:w="2880" w:type="dxa"/>
          </w:tcPr>
          <w:p w14:paraId="338CF597" w14:textId="77777777" w:rsidR="00A61419" w:rsidRDefault="00000000">
            <w:r>
              <w:rPr>
                <w:sz w:val="18"/>
              </w:rPr>
              <w:t>"narrative" — tells the UI to render Markdown, not provider cards</w:t>
            </w:r>
          </w:p>
        </w:tc>
      </w:tr>
      <w:tr w:rsidR="00A61419" w14:paraId="60E839C9" w14:textId="77777777">
        <w:tc>
          <w:tcPr>
            <w:tcW w:w="2880" w:type="dxa"/>
          </w:tcPr>
          <w:p w14:paraId="0F443DE5" w14:textId="77777777" w:rsidR="00A61419" w:rsidRDefault="00000000">
            <w:r>
              <w:rPr>
                <w:sz w:val="18"/>
              </w:rPr>
              <w:t>about_context</w:t>
            </w:r>
          </w:p>
        </w:tc>
        <w:tc>
          <w:tcPr>
            <w:tcW w:w="2880" w:type="dxa"/>
          </w:tcPr>
          <w:p w14:paraId="480723A0" w14:textId="77777777" w:rsidR="00A61419" w:rsidRDefault="00000000">
            <w:r>
              <w:rPr>
                <w:sz w:val="18"/>
              </w:rPr>
              <w:t>dict</w:t>
            </w:r>
          </w:p>
        </w:tc>
        <w:tc>
          <w:tcPr>
            <w:tcW w:w="2880" w:type="dxa"/>
          </w:tcPr>
          <w:p w14:paraId="54EE9C1F" w14:textId="77777777" w:rsidR="00A61419" w:rsidRDefault="00000000">
            <w:r>
              <w:rPr>
                <w:sz w:val="18"/>
              </w:rPr>
              <w:t>Skip Snow bio, ChatHealthy company info — only when intent is "about"</w:t>
            </w:r>
          </w:p>
        </w:tc>
      </w:tr>
    </w:tbl>
    <w:p w14:paraId="47FDBCC5" w14:textId="77777777" w:rsidR="00A61419" w:rsidRDefault="00000000">
      <w:pPr>
        <w:pStyle w:val="Heading3"/>
      </w:pPr>
      <w:r>
        <w:t>What NarrativePromptFactory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A61419" w14:paraId="1DE97C10" w14:textId="77777777">
        <w:tc>
          <w:tcPr>
            <w:tcW w:w="2160" w:type="dxa"/>
          </w:tcPr>
          <w:p w14:paraId="6C3FA8DB" w14:textId="77777777" w:rsidR="00A61419" w:rsidRDefault="00000000">
            <w:r>
              <w:rPr>
                <w:b/>
                <w:sz w:val="18"/>
              </w:rPr>
              <w:t>Input</w:t>
            </w:r>
          </w:p>
        </w:tc>
        <w:tc>
          <w:tcPr>
            <w:tcW w:w="2160" w:type="dxa"/>
          </w:tcPr>
          <w:p w14:paraId="613DCAD9" w14:textId="77777777" w:rsidR="00A61419" w:rsidRDefault="00000000">
            <w:r>
              <w:rPr>
                <w:b/>
                <w:sz w:val="18"/>
              </w:rPr>
              <w:t>Type</w:t>
            </w:r>
          </w:p>
        </w:tc>
        <w:tc>
          <w:tcPr>
            <w:tcW w:w="2160" w:type="dxa"/>
          </w:tcPr>
          <w:p w14:paraId="1A9BD940" w14:textId="77777777" w:rsidR="00A61419" w:rsidRDefault="00000000">
            <w:r>
              <w:rPr>
                <w:b/>
                <w:sz w:val="18"/>
              </w:rPr>
              <w:t>Source</w:t>
            </w:r>
          </w:p>
        </w:tc>
        <w:tc>
          <w:tcPr>
            <w:tcW w:w="2160" w:type="dxa"/>
          </w:tcPr>
          <w:p w14:paraId="67EA2DBC" w14:textId="77777777" w:rsidR="00A61419" w:rsidRDefault="00000000">
            <w:r>
              <w:rPr>
                <w:b/>
                <w:sz w:val="18"/>
              </w:rPr>
              <w:t>Description</w:t>
            </w:r>
          </w:p>
        </w:tc>
      </w:tr>
      <w:tr w:rsidR="00A61419" w14:paraId="27419E4C" w14:textId="77777777">
        <w:tc>
          <w:tcPr>
            <w:tcW w:w="2160" w:type="dxa"/>
          </w:tcPr>
          <w:p w14:paraId="21492178" w14:textId="77777777" w:rsidR="00A61419" w:rsidRDefault="00000000">
            <w:r>
              <w:rPr>
                <w:sz w:val="18"/>
              </w:rPr>
              <w:t>safety_status</w:t>
            </w:r>
          </w:p>
        </w:tc>
        <w:tc>
          <w:tcPr>
            <w:tcW w:w="2160" w:type="dxa"/>
          </w:tcPr>
          <w:p w14:paraId="0D95C027" w14:textId="77777777" w:rsidR="00A61419" w:rsidRDefault="00000000">
            <w:r>
              <w:rPr>
                <w:sz w:val="18"/>
              </w:rPr>
              <w:t>bool</w:t>
            </w:r>
          </w:p>
        </w:tc>
        <w:tc>
          <w:tcPr>
            <w:tcW w:w="2160" w:type="dxa"/>
          </w:tcPr>
          <w:p w14:paraId="44F95D8D" w14:textId="77777777" w:rsidR="00A61419" w:rsidRDefault="00000000">
            <w:r>
              <w:rPr>
                <w:sz w:val="18"/>
              </w:rPr>
              <w:t>SharedServicesFactory</w:t>
            </w:r>
          </w:p>
        </w:tc>
        <w:tc>
          <w:tcPr>
            <w:tcW w:w="2160" w:type="dxa"/>
          </w:tcPr>
          <w:p w14:paraId="2D86CBB5" w14:textId="77777777" w:rsidR="00A61419" w:rsidRDefault="00000000">
            <w:r>
              <w:rPr>
                <w:sz w:val="18"/>
              </w:rPr>
              <w:t>Do not run if HALT</w:t>
            </w:r>
          </w:p>
        </w:tc>
      </w:tr>
      <w:tr w:rsidR="00A61419" w14:paraId="43DDBD90" w14:textId="77777777">
        <w:tc>
          <w:tcPr>
            <w:tcW w:w="2160" w:type="dxa"/>
          </w:tcPr>
          <w:p w14:paraId="1B627E49" w14:textId="77777777" w:rsidR="00A61419" w:rsidRDefault="00000000">
            <w:r>
              <w:rPr>
                <w:sz w:val="18"/>
              </w:rPr>
              <w:t>user_message</w:t>
            </w:r>
          </w:p>
        </w:tc>
        <w:tc>
          <w:tcPr>
            <w:tcW w:w="2160" w:type="dxa"/>
          </w:tcPr>
          <w:p w14:paraId="2C938499" w14:textId="77777777" w:rsidR="00A61419" w:rsidRDefault="00000000">
            <w:r>
              <w:rPr>
                <w:sz w:val="18"/>
              </w:rPr>
              <w:t>string</w:t>
            </w:r>
          </w:p>
        </w:tc>
        <w:tc>
          <w:tcPr>
            <w:tcW w:w="2160" w:type="dxa"/>
          </w:tcPr>
          <w:p w14:paraId="32529F66" w14:textId="77777777" w:rsidR="00A61419" w:rsidRDefault="00000000">
            <w:r>
              <w:rPr>
                <w:sz w:val="18"/>
              </w:rPr>
              <w:t>PromptAssemblyFactory</w:t>
            </w:r>
          </w:p>
        </w:tc>
        <w:tc>
          <w:tcPr>
            <w:tcW w:w="2160" w:type="dxa"/>
          </w:tcPr>
          <w:p w14:paraId="26B9E047" w14:textId="77777777" w:rsidR="00A61419" w:rsidRDefault="00000000">
            <w:r>
              <w:rPr>
                <w:sz w:val="18"/>
              </w:rPr>
              <w:t>Raw user input</w:t>
            </w:r>
          </w:p>
        </w:tc>
      </w:tr>
      <w:tr w:rsidR="00A61419" w14:paraId="5BA94006" w14:textId="77777777">
        <w:tc>
          <w:tcPr>
            <w:tcW w:w="2160" w:type="dxa"/>
          </w:tcPr>
          <w:p w14:paraId="2CBE18E0" w14:textId="77777777" w:rsidR="00A61419" w:rsidRDefault="00000000">
            <w:r>
              <w:rPr>
                <w:sz w:val="18"/>
              </w:rPr>
              <w:t>routing_decision</w:t>
            </w:r>
          </w:p>
        </w:tc>
        <w:tc>
          <w:tcPr>
            <w:tcW w:w="2160" w:type="dxa"/>
          </w:tcPr>
          <w:p w14:paraId="13CD21DE" w14:textId="77777777" w:rsidR="00A61419" w:rsidRDefault="00000000">
            <w:r>
              <w:rPr>
                <w:sz w:val="18"/>
              </w:rPr>
              <w:t>string</w:t>
            </w:r>
          </w:p>
        </w:tc>
        <w:tc>
          <w:tcPr>
            <w:tcW w:w="2160" w:type="dxa"/>
          </w:tcPr>
          <w:p w14:paraId="3F9908FB" w14:textId="77777777" w:rsidR="00A61419" w:rsidRDefault="00000000">
            <w:r>
              <w:rPr>
                <w:sz w:val="18"/>
              </w:rPr>
              <w:t>PromptAssemblyFactory</w:t>
            </w:r>
          </w:p>
        </w:tc>
        <w:tc>
          <w:tcPr>
            <w:tcW w:w="2160" w:type="dxa"/>
          </w:tcPr>
          <w:p w14:paraId="6CFA5C06" w14:textId="77777777" w:rsidR="00A61419" w:rsidRDefault="00000000">
            <w:r>
              <w:rPr>
                <w:sz w:val="18"/>
              </w:rPr>
              <w:t>Confirmation that this is a narrative question, not a search</w:t>
            </w:r>
          </w:p>
        </w:tc>
      </w:tr>
      <w:tr w:rsidR="00A61419" w14:paraId="359CD864" w14:textId="77777777">
        <w:tc>
          <w:tcPr>
            <w:tcW w:w="2160" w:type="dxa"/>
          </w:tcPr>
          <w:p w14:paraId="070A0B1D" w14:textId="77777777" w:rsidR="00A61419" w:rsidRDefault="00000000">
            <w:r>
              <w:rPr>
                <w:sz w:val="18"/>
              </w:rPr>
              <w:t>session_state</w:t>
            </w:r>
          </w:p>
        </w:tc>
        <w:tc>
          <w:tcPr>
            <w:tcW w:w="2160" w:type="dxa"/>
          </w:tcPr>
          <w:p w14:paraId="2758FE5A" w14:textId="77777777" w:rsidR="00A61419" w:rsidRDefault="00000000">
            <w:r>
              <w:rPr>
                <w:sz w:val="18"/>
              </w:rPr>
              <w:t>dict</w:t>
            </w:r>
          </w:p>
        </w:tc>
        <w:tc>
          <w:tcPr>
            <w:tcW w:w="2160" w:type="dxa"/>
          </w:tcPr>
          <w:p w14:paraId="1C22799F" w14:textId="77777777" w:rsidR="00A61419" w:rsidRDefault="00000000">
            <w:r>
              <w:rPr>
                <w:sz w:val="18"/>
              </w:rPr>
              <w:t>PromptAssemblyFactory</w:t>
            </w:r>
          </w:p>
        </w:tc>
        <w:tc>
          <w:tcPr>
            <w:tcW w:w="2160" w:type="dxa"/>
          </w:tcPr>
          <w:p w14:paraId="71A081B4" w14:textId="77777777" w:rsidR="00A61419" w:rsidRDefault="00000000">
            <w:r>
              <w:rPr>
                <w:sz w:val="18"/>
              </w:rPr>
              <w:t>message_history for conversational continuity</w:t>
            </w:r>
          </w:p>
        </w:tc>
      </w:tr>
    </w:tbl>
    <w:p w14:paraId="5D2653DC" w14:textId="77777777" w:rsidR="00A61419" w:rsidRDefault="00000000">
      <w:pPr>
        <w:pStyle w:val="Heading3"/>
      </w:pPr>
      <w:r>
        <w:t>Forces Created by NarrativePromptFactory</w:t>
      </w:r>
    </w:p>
    <w:p w14:paraId="226C0F77" w14:textId="77777777" w:rsidR="00A61419" w:rsidRDefault="00000000">
      <w:r>
        <w:t>NarrativePromptFactory creates no forces. It is a content producer.</w:t>
      </w:r>
    </w:p>
    <w:p w14:paraId="269A1B54" w14:textId="77777777" w:rsidR="00A61419" w:rsidRDefault="00000000">
      <w:pPr>
        <w:pStyle w:val="Heading3"/>
      </w:pPr>
      <w:r>
        <w:t>Forces NarrativePromptFactory Responds To</w:t>
      </w:r>
    </w:p>
    <w:tbl>
      <w:tblPr>
        <w:tblStyle w:val="TableGrid"/>
        <w:tblW w:w="0" w:type="auto"/>
        <w:tblLook w:val="04A0" w:firstRow="1" w:lastRow="0" w:firstColumn="1" w:lastColumn="0" w:noHBand="0" w:noVBand="1"/>
      </w:tblPr>
      <w:tblGrid>
        <w:gridCol w:w="2880"/>
        <w:gridCol w:w="2880"/>
        <w:gridCol w:w="2880"/>
      </w:tblGrid>
      <w:tr w:rsidR="00A61419" w14:paraId="4E93B1B9" w14:textId="77777777">
        <w:tc>
          <w:tcPr>
            <w:tcW w:w="2880" w:type="dxa"/>
          </w:tcPr>
          <w:p w14:paraId="011729DB" w14:textId="77777777" w:rsidR="00A61419" w:rsidRDefault="00000000">
            <w:r>
              <w:rPr>
                <w:b/>
                <w:sz w:val="18"/>
              </w:rPr>
              <w:t>Force</w:t>
            </w:r>
          </w:p>
        </w:tc>
        <w:tc>
          <w:tcPr>
            <w:tcW w:w="2880" w:type="dxa"/>
          </w:tcPr>
          <w:p w14:paraId="70AD5CD8" w14:textId="77777777" w:rsidR="00A61419" w:rsidRDefault="00000000">
            <w:r>
              <w:rPr>
                <w:b/>
                <w:sz w:val="18"/>
              </w:rPr>
              <w:t>From</w:t>
            </w:r>
          </w:p>
        </w:tc>
        <w:tc>
          <w:tcPr>
            <w:tcW w:w="2880" w:type="dxa"/>
          </w:tcPr>
          <w:p w14:paraId="45CFC3B4" w14:textId="77777777" w:rsidR="00A61419" w:rsidRDefault="00000000">
            <w:r>
              <w:rPr>
                <w:b/>
                <w:sz w:val="18"/>
              </w:rPr>
              <w:t>My Response</w:t>
            </w:r>
          </w:p>
        </w:tc>
      </w:tr>
      <w:tr w:rsidR="00A61419" w14:paraId="341426C4" w14:textId="77777777">
        <w:tc>
          <w:tcPr>
            <w:tcW w:w="2880" w:type="dxa"/>
          </w:tcPr>
          <w:p w14:paraId="1315DE2D" w14:textId="77777777" w:rsidR="00A61419" w:rsidRDefault="00000000">
            <w:r>
              <w:rPr>
                <w:sz w:val="18"/>
              </w:rPr>
              <w:t>HALT</w:t>
            </w:r>
          </w:p>
        </w:tc>
        <w:tc>
          <w:tcPr>
            <w:tcW w:w="2880" w:type="dxa"/>
          </w:tcPr>
          <w:p w14:paraId="48F92144" w14:textId="77777777" w:rsidR="00A61419" w:rsidRDefault="00000000">
            <w:r>
              <w:rPr>
                <w:sz w:val="18"/>
              </w:rPr>
              <w:t>SharedServicesFactory</w:t>
            </w:r>
          </w:p>
        </w:tc>
        <w:tc>
          <w:tcPr>
            <w:tcW w:w="2880" w:type="dxa"/>
          </w:tcPr>
          <w:p w14:paraId="187DFB08" w14:textId="77777777" w:rsidR="00A61419" w:rsidRDefault="00000000">
            <w:r>
              <w:rPr>
                <w:sz w:val="18"/>
              </w:rPr>
              <w:t>Do not run.</w:t>
            </w:r>
          </w:p>
        </w:tc>
      </w:tr>
      <w:tr w:rsidR="00A61419" w14:paraId="48575F50" w14:textId="77777777">
        <w:tc>
          <w:tcPr>
            <w:tcW w:w="2880" w:type="dxa"/>
          </w:tcPr>
          <w:p w14:paraId="04200446" w14:textId="77777777" w:rsidR="00A61419" w:rsidRDefault="00000000">
            <w:r>
              <w:rPr>
                <w:sz w:val="18"/>
              </w:rPr>
              <w:t>DOWNGRADE</w:t>
            </w:r>
          </w:p>
        </w:tc>
        <w:tc>
          <w:tcPr>
            <w:tcW w:w="2880" w:type="dxa"/>
          </w:tcPr>
          <w:p w14:paraId="5B50A774" w14:textId="77777777" w:rsidR="00A61419" w:rsidRDefault="00000000">
            <w:r>
              <w:rPr>
                <w:sz w:val="18"/>
              </w:rPr>
              <w:t>SharedServicesFactory</w:t>
            </w:r>
          </w:p>
        </w:tc>
        <w:tc>
          <w:tcPr>
            <w:tcW w:w="2880" w:type="dxa"/>
          </w:tcPr>
          <w:p w14:paraId="4034E58E" w14:textId="77777777" w:rsidR="00A61419" w:rsidRDefault="00000000">
            <w:r>
              <w:rPr>
                <w:sz w:val="18"/>
              </w:rPr>
              <w:t>Use commodity LLM for response instead of GPT-4.1.</w:t>
            </w:r>
          </w:p>
        </w:tc>
      </w:tr>
    </w:tbl>
    <w:p w14:paraId="5AF05B06" w14:textId="77777777" w:rsidR="00A61419" w:rsidRDefault="00000000">
      <w:r>
        <w:t>____________________________________________________________</w:t>
      </w:r>
    </w:p>
    <w:p w14:paraId="51E0E2A6" w14:textId="77777777" w:rsidR="00A61419" w:rsidRDefault="00000000">
      <w:pPr>
        <w:pStyle w:val="Heading2"/>
        <w:rPr>
          <w:ins w:id="66" w:author="skip snow" w:date="2026-04-15T13:49:00Z" w16du:dateUtc="2026-04-15T20:49:00Z"/>
        </w:rPr>
      </w:pPr>
      <w:r>
        <w:lastRenderedPageBreak/>
        <w:t>4.4 EvaluateCarePromptFactory</w:t>
      </w:r>
    </w:p>
    <w:p w14:paraId="7A5F3B4D" w14:textId="07A336CE" w:rsidR="00786D7C" w:rsidRPr="00786D7C" w:rsidRDefault="00786D7C" w:rsidP="00786D7C">
      <w:pPr>
        <w:pPrChange w:id="67" w:author="skip snow" w:date="2026-04-15T13:49:00Z" w16du:dateUtc="2026-04-15T20:49:00Z">
          <w:pPr>
            <w:pStyle w:val="Heading2"/>
          </w:pPr>
        </w:pPrChange>
      </w:pPr>
      <w:ins w:id="68" w:author="skip snow" w:date="2026-04-15T13:49:00Z" w16du:dateUtc="2026-04-15T20:49:00Z">
        <w:r>
          <w:t xml:space="preserve">Reinsert new and </w:t>
        </w:r>
        <w:proofErr w:type="spellStart"/>
        <w:r>
          <w:t>refacored</w:t>
        </w:r>
        <w:proofErr w:type="spellEnd"/>
        <w:r>
          <w:t xml:space="preserve"> class and sequence diagrams here. I have </w:t>
        </w:r>
      </w:ins>
      <w:ins w:id="69" w:author="skip snow" w:date="2026-04-15T13:50:00Z" w16du:dateUtc="2026-04-15T20:50:00Z">
        <w:r>
          <w:t xml:space="preserve">stopped reviewing at this point because too much change is needed in order to make my review sufficient. </w:t>
        </w:r>
      </w:ins>
    </w:p>
    <w:p w14:paraId="3B63E29B" w14:textId="77777777" w:rsidR="00A61419" w:rsidRDefault="00000000">
      <w:r>
        <w:t>Domain: Provider quality evaluation, clinical trials search, provider detail lookup. The Evaluate Care epic. This sub-factory handles requests that go beyond finding a provider — evaluating provider quality, searching for clinical trials, and looking up detailed provider information.</w:t>
      </w:r>
    </w:p>
    <w:p w14:paraId="01F92828" w14:textId="77777777" w:rsidR="00A61419" w:rsidRDefault="00000000">
      <w:r>
        <w:t>Real code it wraps:</w:t>
      </w:r>
    </w:p>
    <w:p w14:paraId="4E8643D2" w14:textId="77777777" w:rsidR="00A61419" w:rsidRDefault="00000000">
      <w:pPr>
        <w:pStyle w:val="ListBullet"/>
      </w:pPr>
      <w:r>
        <w:t>EvaluateCareFacade (evaluate_care_facade.py) — public interface wrapping clinical trials and provider detail services</w:t>
      </w:r>
    </w:p>
    <w:p w14:paraId="0FE4BF76" w14:textId="77777777" w:rsidR="00A61419" w:rsidRDefault="00000000">
      <w:pPr>
        <w:pStyle w:val="ListBullet"/>
      </w:pPr>
      <w:r>
        <w:t>ClinicalTrialsService (clinical_trials_service.py) — searches ClinicalTrials.gov for recruiting trials, optionally enriches with travel time via Google Routes API</w:t>
      </w:r>
    </w:p>
    <w:p w14:paraId="5591D91F" w14:textId="77777777" w:rsidR="00A61419" w:rsidRDefault="00000000">
      <w:pPr>
        <w:pStyle w:val="ListBullet"/>
      </w:pPr>
      <w:r>
        <w:t>ProviderDetailService (provider_detail_service.py) — NPI Registry lookup plus constructs external research URLs for Healthgrades, NPI Registry, and state medical board</w:t>
      </w:r>
    </w:p>
    <w:p w14:paraId="5743707F" w14:textId="77777777" w:rsidR="00A61419" w:rsidRDefault="00000000">
      <w:pPr>
        <w:pStyle w:val="Heading3"/>
      </w:pPr>
      <w:r>
        <w:t>Capabilities</w:t>
      </w:r>
    </w:p>
    <w:tbl>
      <w:tblPr>
        <w:tblStyle w:val="TableGrid"/>
        <w:tblW w:w="0" w:type="auto"/>
        <w:tblLook w:val="04A0" w:firstRow="1" w:lastRow="0" w:firstColumn="1" w:lastColumn="0" w:noHBand="0" w:noVBand="1"/>
      </w:tblPr>
      <w:tblGrid>
        <w:gridCol w:w="1982"/>
        <w:gridCol w:w="1664"/>
        <w:gridCol w:w="1555"/>
        <w:gridCol w:w="1533"/>
        <w:gridCol w:w="2122"/>
      </w:tblGrid>
      <w:tr w:rsidR="00A61419" w14:paraId="06F5D954" w14:textId="77777777">
        <w:tc>
          <w:tcPr>
            <w:tcW w:w="1728" w:type="dxa"/>
          </w:tcPr>
          <w:p w14:paraId="513FAA1A" w14:textId="77777777" w:rsidR="00A61419" w:rsidRDefault="00000000">
            <w:r>
              <w:rPr>
                <w:b/>
                <w:sz w:val="18"/>
              </w:rPr>
              <w:t>Capability</w:t>
            </w:r>
          </w:p>
        </w:tc>
        <w:tc>
          <w:tcPr>
            <w:tcW w:w="1728" w:type="dxa"/>
          </w:tcPr>
          <w:p w14:paraId="126D8BDA" w14:textId="77777777" w:rsidR="00A61419" w:rsidRDefault="00000000">
            <w:r>
              <w:rPr>
                <w:b/>
                <w:sz w:val="18"/>
              </w:rPr>
              <w:t>Slot</w:t>
            </w:r>
          </w:p>
        </w:tc>
        <w:tc>
          <w:tcPr>
            <w:tcW w:w="1728" w:type="dxa"/>
          </w:tcPr>
          <w:p w14:paraId="0F9AECF6" w14:textId="77777777" w:rsidR="00A61419" w:rsidRDefault="00000000">
            <w:r>
              <w:rPr>
                <w:b/>
                <w:sz w:val="18"/>
              </w:rPr>
              <w:t>Priority</w:t>
            </w:r>
          </w:p>
        </w:tc>
        <w:tc>
          <w:tcPr>
            <w:tcW w:w="1728" w:type="dxa"/>
          </w:tcPr>
          <w:p w14:paraId="458146C6" w14:textId="77777777" w:rsidR="00A61419" w:rsidRDefault="00000000">
            <w:r>
              <w:rPr>
                <w:b/>
                <w:sz w:val="18"/>
              </w:rPr>
              <w:t>Force</w:t>
            </w:r>
          </w:p>
        </w:tc>
        <w:tc>
          <w:tcPr>
            <w:tcW w:w="1728" w:type="dxa"/>
          </w:tcPr>
          <w:p w14:paraId="0B84F69F" w14:textId="77777777" w:rsidR="00A61419" w:rsidRDefault="00000000">
            <w:r>
              <w:rPr>
                <w:b/>
                <w:sz w:val="18"/>
              </w:rPr>
              <w:t>Description</w:t>
            </w:r>
          </w:p>
        </w:tc>
      </w:tr>
      <w:tr w:rsidR="00A61419" w14:paraId="66E5A2A4" w14:textId="77777777">
        <w:tc>
          <w:tcPr>
            <w:tcW w:w="1728" w:type="dxa"/>
          </w:tcPr>
          <w:p w14:paraId="209F1B66" w14:textId="77777777" w:rsidR="00A61419" w:rsidRDefault="00000000">
            <w:r>
              <w:rPr>
                <w:sz w:val="18"/>
              </w:rPr>
              <w:t>clinical_trials_prompt</w:t>
            </w:r>
          </w:p>
        </w:tc>
        <w:tc>
          <w:tcPr>
            <w:tcW w:w="1728" w:type="dxa"/>
          </w:tcPr>
          <w:p w14:paraId="12EACE28" w14:textId="77777777" w:rsidR="00A61419" w:rsidRDefault="00000000">
            <w:r>
              <w:rPr>
                <w:sz w:val="18"/>
              </w:rPr>
              <w:t>user_intent</w:t>
            </w:r>
          </w:p>
        </w:tc>
        <w:tc>
          <w:tcPr>
            <w:tcW w:w="1728" w:type="dxa"/>
          </w:tcPr>
          <w:p w14:paraId="54F38D8D" w14:textId="77777777" w:rsidR="00A61419" w:rsidRDefault="00000000">
            <w:r>
              <w:rPr>
                <w:sz w:val="18"/>
              </w:rPr>
              <w:t>50</w:t>
            </w:r>
          </w:p>
        </w:tc>
        <w:tc>
          <w:tcPr>
            <w:tcW w:w="1728" w:type="dxa"/>
          </w:tcPr>
          <w:p w14:paraId="1E8A3CD5" w14:textId="77777777" w:rsidR="00A61419" w:rsidRDefault="00000000">
            <w:r>
              <w:rPr>
                <w:sz w:val="18"/>
              </w:rPr>
              <w:t>NONE</w:t>
            </w:r>
          </w:p>
        </w:tc>
        <w:tc>
          <w:tcPr>
            <w:tcW w:w="1728" w:type="dxa"/>
          </w:tcPr>
          <w:p w14:paraId="384C6C5B" w14:textId="77777777" w:rsidR="00A61419" w:rsidRDefault="00000000">
            <w:r>
              <w:rPr>
                <w:sz w:val="18"/>
              </w:rPr>
              <w:t>Builds prompt for clinical trials search. Registers search_clinical_trials tool with the tool router. Queries ClinicalTrials.gov API.</w:t>
            </w:r>
          </w:p>
        </w:tc>
      </w:tr>
      <w:tr w:rsidR="00A61419" w14:paraId="6AE808E8" w14:textId="77777777">
        <w:tc>
          <w:tcPr>
            <w:tcW w:w="1728" w:type="dxa"/>
          </w:tcPr>
          <w:p w14:paraId="129D67A4" w14:textId="77777777" w:rsidR="00A61419" w:rsidRDefault="00000000">
            <w:r>
              <w:rPr>
                <w:sz w:val="18"/>
              </w:rPr>
              <w:t>provider_detail_prompt</w:t>
            </w:r>
          </w:p>
        </w:tc>
        <w:tc>
          <w:tcPr>
            <w:tcW w:w="1728" w:type="dxa"/>
          </w:tcPr>
          <w:p w14:paraId="3B9DADEF" w14:textId="77777777" w:rsidR="00A61419" w:rsidRDefault="00000000">
            <w:r>
              <w:rPr>
                <w:sz w:val="18"/>
              </w:rPr>
              <w:t>user_intent</w:t>
            </w:r>
          </w:p>
        </w:tc>
        <w:tc>
          <w:tcPr>
            <w:tcW w:w="1728" w:type="dxa"/>
          </w:tcPr>
          <w:p w14:paraId="2B267BDF" w14:textId="77777777" w:rsidR="00A61419" w:rsidRDefault="00000000">
            <w:r>
              <w:rPr>
                <w:sz w:val="18"/>
              </w:rPr>
              <w:t>50</w:t>
            </w:r>
          </w:p>
        </w:tc>
        <w:tc>
          <w:tcPr>
            <w:tcW w:w="1728" w:type="dxa"/>
          </w:tcPr>
          <w:p w14:paraId="7E6AEFE0" w14:textId="77777777" w:rsidR="00A61419" w:rsidRDefault="00000000">
            <w:r>
              <w:rPr>
                <w:sz w:val="18"/>
              </w:rPr>
              <w:t>NONE</w:t>
            </w:r>
          </w:p>
        </w:tc>
        <w:tc>
          <w:tcPr>
            <w:tcW w:w="1728" w:type="dxa"/>
          </w:tcPr>
          <w:p w14:paraId="67816AB8" w14:textId="77777777" w:rsidR="00A61419" w:rsidRDefault="00000000">
            <w:r>
              <w:rPr>
                <w:sz w:val="18"/>
              </w:rPr>
              <w:t>Builds prompt for provider quality lookup. Registers lookup_provider_external tool. Queries NPI Registry API.</w:t>
            </w:r>
          </w:p>
        </w:tc>
      </w:tr>
      <w:tr w:rsidR="00A61419" w14:paraId="49B13D65" w14:textId="77777777">
        <w:tc>
          <w:tcPr>
            <w:tcW w:w="1728" w:type="dxa"/>
          </w:tcPr>
          <w:p w14:paraId="62AA93FB" w14:textId="77777777" w:rsidR="00A61419" w:rsidRDefault="00000000">
            <w:r>
              <w:rPr>
                <w:sz w:val="18"/>
              </w:rPr>
              <w:t>quality_context</w:t>
            </w:r>
          </w:p>
        </w:tc>
        <w:tc>
          <w:tcPr>
            <w:tcW w:w="1728" w:type="dxa"/>
          </w:tcPr>
          <w:p w14:paraId="44FBED02" w14:textId="77777777" w:rsidR="00A61419" w:rsidRDefault="00000000">
            <w:r>
              <w:rPr>
                <w:sz w:val="18"/>
              </w:rPr>
              <w:t>system_context</w:t>
            </w:r>
          </w:p>
        </w:tc>
        <w:tc>
          <w:tcPr>
            <w:tcW w:w="1728" w:type="dxa"/>
          </w:tcPr>
          <w:p w14:paraId="0FC043FD" w14:textId="77777777" w:rsidR="00A61419" w:rsidRDefault="00000000">
            <w:r>
              <w:rPr>
                <w:sz w:val="18"/>
              </w:rPr>
              <w:t>45</w:t>
            </w:r>
          </w:p>
        </w:tc>
        <w:tc>
          <w:tcPr>
            <w:tcW w:w="1728" w:type="dxa"/>
          </w:tcPr>
          <w:p w14:paraId="5DFD07B7" w14:textId="77777777" w:rsidR="00A61419" w:rsidRDefault="00000000">
            <w:r>
              <w:rPr>
                <w:sz w:val="18"/>
              </w:rPr>
              <w:t>NONE</w:t>
            </w:r>
          </w:p>
        </w:tc>
        <w:tc>
          <w:tcPr>
            <w:tcW w:w="1728" w:type="dxa"/>
          </w:tcPr>
          <w:p w14:paraId="4F1DEA45" w14:textId="77777777" w:rsidR="00A61419" w:rsidRDefault="00000000">
            <w:r>
              <w:rPr>
                <w:sz w:val="18"/>
              </w:rPr>
              <w:t>Injects quality scoring context (measures, weights, explainability framework) into the system prompt when the intent is evaluate.</w:t>
            </w:r>
          </w:p>
        </w:tc>
      </w:tr>
    </w:tbl>
    <w:p w14:paraId="2F8D2DD9" w14:textId="77777777" w:rsidR="00A61419" w:rsidRDefault="00000000">
      <w:pPr>
        <w:pStyle w:val="Heading3"/>
      </w:pPr>
      <w:r>
        <w:t>What EvaluateCarePromptFactory Supplies (API to Neighbors)</w:t>
      </w:r>
    </w:p>
    <w:tbl>
      <w:tblPr>
        <w:tblStyle w:val="TableGrid"/>
        <w:tblW w:w="0" w:type="auto"/>
        <w:tblLook w:val="04A0" w:firstRow="1" w:lastRow="0" w:firstColumn="1" w:lastColumn="0" w:noHBand="0" w:noVBand="1"/>
      </w:tblPr>
      <w:tblGrid>
        <w:gridCol w:w="2880"/>
        <w:gridCol w:w="2880"/>
        <w:gridCol w:w="2880"/>
      </w:tblGrid>
      <w:tr w:rsidR="00A61419" w14:paraId="51670CB0" w14:textId="77777777">
        <w:tc>
          <w:tcPr>
            <w:tcW w:w="2880" w:type="dxa"/>
          </w:tcPr>
          <w:p w14:paraId="5624B5B9" w14:textId="77777777" w:rsidR="00A61419" w:rsidRDefault="00000000">
            <w:r>
              <w:rPr>
                <w:b/>
                <w:sz w:val="18"/>
              </w:rPr>
              <w:t>Output</w:t>
            </w:r>
          </w:p>
        </w:tc>
        <w:tc>
          <w:tcPr>
            <w:tcW w:w="2880" w:type="dxa"/>
          </w:tcPr>
          <w:p w14:paraId="595C5684" w14:textId="77777777" w:rsidR="00A61419" w:rsidRDefault="00000000">
            <w:r>
              <w:rPr>
                <w:b/>
                <w:sz w:val="18"/>
              </w:rPr>
              <w:t>Type</w:t>
            </w:r>
          </w:p>
        </w:tc>
        <w:tc>
          <w:tcPr>
            <w:tcW w:w="2880" w:type="dxa"/>
          </w:tcPr>
          <w:p w14:paraId="466FFDC3" w14:textId="77777777" w:rsidR="00A61419" w:rsidRDefault="00000000">
            <w:r>
              <w:rPr>
                <w:b/>
                <w:sz w:val="18"/>
              </w:rPr>
              <w:t>Description</w:t>
            </w:r>
          </w:p>
        </w:tc>
      </w:tr>
      <w:tr w:rsidR="00A61419" w14:paraId="0209C285" w14:textId="77777777">
        <w:tc>
          <w:tcPr>
            <w:tcW w:w="2880" w:type="dxa"/>
          </w:tcPr>
          <w:p w14:paraId="795E9686" w14:textId="77777777" w:rsidR="00A61419" w:rsidRDefault="00000000">
            <w:r>
              <w:rPr>
                <w:sz w:val="18"/>
              </w:rPr>
              <w:t>trials_results</w:t>
            </w:r>
          </w:p>
        </w:tc>
        <w:tc>
          <w:tcPr>
            <w:tcW w:w="2880" w:type="dxa"/>
          </w:tcPr>
          <w:p w14:paraId="3CC183AC" w14:textId="77777777" w:rsidR="00A61419" w:rsidRDefault="00000000">
            <w:r>
              <w:rPr>
                <w:sz w:val="18"/>
              </w:rPr>
              <w:t>dict</w:t>
            </w:r>
          </w:p>
        </w:tc>
        <w:tc>
          <w:tcPr>
            <w:tcW w:w="2880" w:type="dxa"/>
          </w:tcPr>
          <w:p w14:paraId="66E53406" w14:textId="77777777" w:rsidR="00A61419" w:rsidRDefault="00000000">
            <w:r>
              <w:rPr>
                <w:sz w:val="18"/>
              </w:rPr>
              <w:t>Clinical trial list with NCT IDs, phases, locations, eligibility, travel info</w:t>
            </w:r>
          </w:p>
        </w:tc>
      </w:tr>
      <w:tr w:rsidR="00A61419" w14:paraId="337A1942" w14:textId="77777777">
        <w:tc>
          <w:tcPr>
            <w:tcW w:w="2880" w:type="dxa"/>
          </w:tcPr>
          <w:p w14:paraId="4B7810DA" w14:textId="77777777" w:rsidR="00A61419" w:rsidRDefault="00000000">
            <w:r>
              <w:rPr>
                <w:sz w:val="18"/>
              </w:rPr>
              <w:t>provider_details</w:t>
            </w:r>
          </w:p>
        </w:tc>
        <w:tc>
          <w:tcPr>
            <w:tcW w:w="2880" w:type="dxa"/>
          </w:tcPr>
          <w:p w14:paraId="582B5F4D" w14:textId="77777777" w:rsidR="00A61419" w:rsidRDefault="00000000">
            <w:r>
              <w:rPr>
                <w:sz w:val="18"/>
              </w:rPr>
              <w:t>dict</w:t>
            </w:r>
          </w:p>
        </w:tc>
        <w:tc>
          <w:tcPr>
            <w:tcW w:w="2880" w:type="dxa"/>
          </w:tcPr>
          <w:p w14:paraId="12F3F13B" w14:textId="77777777" w:rsidR="00A61419" w:rsidRDefault="00000000">
            <w:r>
              <w:rPr>
                <w:sz w:val="18"/>
              </w:rPr>
              <w:t>NPI details, research URLs (Healthgrades, NPI Registry, state board), quality scores</w:t>
            </w:r>
          </w:p>
        </w:tc>
      </w:tr>
      <w:tr w:rsidR="00A61419" w14:paraId="07929770" w14:textId="77777777">
        <w:tc>
          <w:tcPr>
            <w:tcW w:w="2880" w:type="dxa"/>
          </w:tcPr>
          <w:p w14:paraId="6E27D4FC" w14:textId="77777777" w:rsidR="00A61419" w:rsidRDefault="00000000">
            <w:r>
              <w:rPr>
                <w:sz w:val="18"/>
              </w:rPr>
              <w:t>response_type</w:t>
            </w:r>
          </w:p>
        </w:tc>
        <w:tc>
          <w:tcPr>
            <w:tcW w:w="2880" w:type="dxa"/>
          </w:tcPr>
          <w:p w14:paraId="0922C9DA" w14:textId="77777777" w:rsidR="00A61419" w:rsidRDefault="00000000">
            <w:r>
              <w:rPr>
                <w:sz w:val="18"/>
              </w:rPr>
              <w:t>string</w:t>
            </w:r>
          </w:p>
        </w:tc>
        <w:tc>
          <w:tcPr>
            <w:tcW w:w="2880" w:type="dxa"/>
          </w:tcPr>
          <w:p w14:paraId="16A65EE1" w14:textId="77777777" w:rsidR="00A61419" w:rsidRDefault="00000000">
            <w:r>
              <w:rPr>
                <w:sz w:val="18"/>
              </w:rPr>
              <w:t>"trials" or "provider_detail" or "quality_score" — tells the UI what to render</w:t>
            </w:r>
          </w:p>
        </w:tc>
      </w:tr>
    </w:tbl>
    <w:p w14:paraId="1DC851EC" w14:textId="77777777" w:rsidR="00A61419" w:rsidRDefault="00000000">
      <w:pPr>
        <w:pStyle w:val="Heading3"/>
      </w:pPr>
      <w:r>
        <w:t>What EvaluateCarePromptFactory Requires (API from Neighbors)</w:t>
      </w:r>
    </w:p>
    <w:tbl>
      <w:tblPr>
        <w:tblStyle w:val="TableGrid"/>
        <w:tblW w:w="0" w:type="auto"/>
        <w:tblLook w:val="04A0" w:firstRow="1" w:lastRow="0" w:firstColumn="1" w:lastColumn="0" w:noHBand="0" w:noVBand="1"/>
      </w:tblPr>
      <w:tblGrid>
        <w:gridCol w:w="2160"/>
        <w:gridCol w:w="2160"/>
        <w:gridCol w:w="2160"/>
        <w:gridCol w:w="2160"/>
      </w:tblGrid>
      <w:tr w:rsidR="00A61419" w14:paraId="2C6D3370" w14:textId="77777777">
        <w:tc>
          <w:tcPr>
            <w:tcW w:w="2160" w:type="dxa"/>
          </w:tcPr>
          <w:p w14:paraId="28FB80FC" w14:textId="77777777" w:rsidR="00A61419" w:rsidRDefault="00000000">
            <w:r>
              <w:rPr>
                <w:b/>
                <w:sz w:val="18"/>
              </w:rPr>
              <w:t>Input</w:t>
            </w:r>
          </w:p>
        </w:tc>
        <w:tc>
          <w:tcPr>
            <w:tcW w:w="2160" w:type="dxa"/>
          </w:tcPr>
          <w:p w14:paraId="53900A81" w14:textId="77777777" w:rsidR="00A61419" w:rsidRDefault="00000000">
            <w:r>
              <w:rPr>
                <w:b/>
                <w:sz w:val="18"/>
              </w:rPr>
              <w:t>Type</w:t>
            </w:r>
          </w:p>
        </w:tc>
        <w:tc>
          <w:tcPr>
            <w:tcW w:w="2160" w:type="dxa"/>
          </w:tcPr>
          <w:p w14:paraId="57EFD13A" w14:textId="77777777" w:rsidR="00A61419" w:rsidRDefault="00000000">
            <w:r>
              <w:rPr>
                <w:b/>
                <w:sz w:val="18"/>
              </w:rPr>
              <w:t>Source</w:t>
            </w:r>
          </w:p>
        </w:tc>
        <w:tc>
          <w:tcPr>
            <w:tcW w:w="2160" w:type="dxa"/>
          </w:tcPr>
          <w:p w14:paraId="263A7A29" w14:textId="77777777" w:rsidR="00A61419" w:rsidRDefault="00000000">
            <w:r>
              <w:rPr>
                <w:b/>
                <w:sz w:val="18"/>
              </w:rPr>
              <w:t>Description</w:t>
            </w:r>
          </w:p>
        </w:tc>
      </w:tr>
      <w:tr w:rsidR="00A61419" w14:paraId="29FE6691" w14:textId="77777777">
        <w:tc>
          <w:tcPr>
            <w:tcW w:w="2160" w:type="dxa"/>
          </w:tcPr>
          <w:p w14:paraId="745B2088" w14:textId="77777777" w:rsidR="00A61419" w:rsidRDefault="00000000">
            <w:r>
              <w:rPr>
                <w:sz w:val="18"/>
              </w:rPr>
              <w:lastRenderedPageBreak/>
              <w:t>safety_status</w:t>
            </w:r>
          </w:p>
        </w:tc>
        <w:tc>
          <w:tcPr>
            <w:tcW w:w="2160" w:type="dxa"/>
          </w:tcPr>
          <w:p w14:paraId="66FC013B" w14:textId="77777777" w:rsidR="00A61419" w:rsidRDefault="00000000">
            <w:r>
              <w:rPr>
                <w:sz w:val="18"/>
              </w:rPr>
              <w:t>bool</w:t>
            </w:r>
          </w:p>
        </w:tc>
        <w:tc>
          <w:tcPr>
            <w:tcW w:w="2160" w:type="dxa"/>
          </w:tcPr>
          <w:p w14:paraId="6CC83023" w14:textId="77777777" w:rsidR="00A61419" w:rsidRDefault="00000000">
            <w:r>
              <w:rPr>
                <w:sz w:val="18"/>
              </w:rPr>
              <w:t>SharedServicesFactory</w:t>
            </w:r>
          </w:p>
        </w:tc>
        <w:tc>
          <w:tcPr>
            <w:tcW w:w="2160" w:type="dxa"/>
          </w:tcPr>
          <w:p w14:paraId="56EBAAA5" w14:textId="77777777" w:rsidR="00A61419" w:rsidRDefault="00000000">
            <w:r>
              <w:rPr>
                <w:sz w:val="18"/>
              </w:rPr>
              <w:t>Do not run if HALT</w:t>
            </w:r>
          </w:p>
        </w:tc>
      </w:tr>
      <w:tr w:rsidR="00A61419" w14:paraId="743ACA33" w14:textId="77777777">
        <w:tc>
          <w:tcPr>
            <w:tcW w:w="2160" w:type="dxa"/>
          </w:tcPr>
          <w:p w14:paraId="1FB18E5D" w14:textId="77777777" w:rsidR="00A61419" w:rsidRDefault="00000000">
            <w:r>
              <w:rPr>
                <w:sz w:val="18"/>
              </w:rPr>
              <w:t>user_message</w:t>
            </w:r>
          </w:p>
        </w:tc>
        <w:tc>
          <w:tcPr>
            <w:tcW w:w="2160" w:type="dxa"/>
          </w:tcPr>
          <w:p w14:paraId="79AF3669" w14:textId="77777777" w:rsidR="00A61419" w:rsidRDefault="00000000">
            <w:r>
              <w:rPr>
                <w:sz w:val="18"/>
              </w:rPr>
              <w:t>string</w:t>
            </w:r>
          </w:p>
        </w:tc>
        <w:tc>
          <w:tcPr>
            <w:tcW w:w="2160" w:type="dxa"/>
          </w:tcPr>
          <w:p w14:paraId="51C755ED" w14:textId="77777777" w:rsidR="00A61419" w:rsidRDefault="00000000">
            <w:r>
              <w:rPr>
                <w:sz w:val="18"/>
              </w:rPr>
              <w:t>PromptAssemblyFactory</w:t>
            </w:r>
          </w:p>
        </w:tc>
        <w:tc>
          <w:tcPr>
            <w:tcW w:w="2160" w:type="dxa"/>
          </w:tcPr>
          <w:p w14:paraId="673841A2" w14:textId="77777777" w:rsidR="00A61419" w:rsidRDefault="00000000">
            <w:r>
              <w:rPr>
                <w:sz w:val="18"/>
              </w:rPr>
              <w:t>Raw user input</w:t>
            </w:r>
          </w:p>
        </w:tc>
      </w:tr>
      <w:tr w:rsidR="00A61419" w14:paraId="385B8372" w14:textId="77777777">
        <w:tc>
          <w:tcPr>
            <w:tcW w:w="2160" w:type="dxa"/>
          </w:tcPr>
          <w:p w14:paraId="0E6C0B61" w14:textId="77777777" w:rsidR="00A61419" w:rsidRDefault="00000000">
            <w:r>
              <w:rPr>
                <w:sz w:val="18"/>
              </w:rPr>
              <w:t>routing_decision</w:t>
            </w:r>
          </w:p>
        </w:tc>
        <w:tc>
          <w:tcPr>
            <w:tcW w:w="2160" w:type="dxa"/>
          </w:tcPr>
          <w:p w14:paraId="61FD3DA9" w14:textId="77777777" w:rsidR="00A61419" w:rsidRDefault="00000000">
            <w:r>
              <w:rPr>
                <w:sz w:val="18"/>
              </w:rPr>
              <w:t>string</w:t>
            </w:r>
          </w:p>
        </w:tc>
        <w:tc>
          <w:tcPr>
            <w:tcW w:w="2160" w:type="dxa"/>
          </w:tcPr>
          <w:p w14:paraId="4B3369CA" w14:textId="77777777" w:rsidR="00A61419" w:rsidRDefault="00000000">
            <w:r>
              <w:rPr>
                <w:sz w:val="18"/>
              </w:rPr>
              <w:t>PromptAssemblyFactory</w:t>
            </w:r>
          </w:p>
        </w:tc>
        <w:tc>
          <w:tcPr>
            <w:tcW w:w="2160" w:type="dxa"/>
          </w:tcPr>
          <w:p w14:paraId="0E6E4BB8" w14:textId="77777777" w:rsidR="00A61419" w:rsidRDefault="00000000">
            <w:r>
              <w:rPr>
                <w:sz w:val="18"/>
              </w:rPr>
              <w:t>Confirmation that this is an evaluate care request</w:t>
            </w:r>
          </w:p>
        </w:tc>
      </w:tr>
      <w:tr w:rsidR="00A61419" w14:paraId="1DC0F121" w14:textId="77777777">
        <w:tc>
          <w:tcPr>
            <w:tcW w:w="2160" w:type="dxa"/>
          </w:tcPr>
          <w:p w14:paraId="29CE8FB2" w14:textId="77777777" w:rsidR="00A61419" w:rsidRDefault="00000000">
            <w:r>
              <w:rPr>
                <w:sz w:val="18"/>
              </w:rPr>
              <w:t>session_state</w:t>
            </w:r>
          </w:p>
        </w:tc>
        <w:tc>
          <w:tcPr>
            <w:tcW w:w="2160" w:type="dxa"/>
          </w:tcPr>
          <w:p w14:paraId="746B6CFD" w14:textId="77777777" w:rsidR="00A61419" w:rsidRDefault="00000000">
            <w:r>
              <w:rPr>
                <w:sz w:val="18"/>
              </w:rPr>
              <w:t>dict</w:t>
            </w:r>
          </w:p>
        </w:tc>
        <w:tc>
          <w:tcPr>
            <w:tcW w:w="2160" w:type="dxa"/>
          </w:tcPr>
          <w:p w14:paraId="58411122" w14:textId="77777777" w:rsidR="00A61419" w:rsidRDefault="00000000">
            <w:r>
              <w:rPr>
                <w:sz w:val="18"/>
              </w:rPr>
              <w:t>PromptAssemblyFactory</w:t>
            </w:r>
          </w:p>
        </w:tc>
        <w:tc>
          <w:tcPr>
            <w:tcW w:w="2160" w:type="dxa"/>
          </w:tcPr>
          <w:p w14:paraId="533B1C7E" w14:textId="77777777" w:rsidR="00A61419" w:rsidRDefault="00000000">
            <w:r>
              <w:rPr>
                <w:sz w:val="18"/>
              </w:rPr>
              <w:t>selected_providers from FindCare handoff — which providers the user selected for evaluation</w:t>
            </w:r>
          </w:p>
        </w:tc>
      </w:tr>
    </w:tbl>
    <w:p w14:paraId="0DEF5349" w14:textId="77777777" w:rsidR="00A61419" w:rsidRDefault="00000000">
      <w:pPr>
        <w:pStyle w:val="Heading3"/>
      </w:pPr>
      <w:r>
        <w:t>Forces Created by EvaluateCarePromptFactory</w:t>
      </w:r>
    </w:p>
    <w:p w14:paraId="315AD842" w14:textId="77777777" w:rsidR="00A61419" w:rsidRDefault="00000000">
      <w:r>
        <w:t>EvaluateCarePromptFactory creates no forces. It is a content producer.</w:t>
      </w:r>
    </w:p>
    <w:p w14:paraId="0527336C" w14:textId="77777777" w:rsidR="00A61419" w:rsidRDefault="00000000">
      <w:pPr>
        <w:pStyle w:val="Heading3"/>
      </w:pPr>
      <w:r>
        <w:t>Forces EvaluateCarePromptFactory Responds To</w:t>
      </w:r>
    </w:p>
    <w:tbl>
      <w:tblPr>
        <w:tblStyle w:val="TableGrid"/>
        <w:tblW w:w="0" w:type="auto"/>
        <w:tblLook w:val="04A0" w:firstRow="1" w:lastRow="0" w:firstColumn="1" w:lastColumn="0" w:noHBand="0" w:noVBand="1"/>
      </w:tblPr>
      <w:tblGrid>
        <w:gridCol w:w="2880"/>
        <w:gridCol w:w="2880"/>
        <w:gridCol w:w="2880"/>
      </w:tblGrid>
      <w:tr w:rsidR="00A61419" w14:paraId="02836986" w14:textId="77777777">
        <w:tc>
          <w:tcPr>
            <w:tcW w:w="2880" w:type="dxa"/>
          </w:tcPr>
          <w:p w14:paraId="4BEC68BC" w14:textId="77777777" w:rsidR="00A61419" w:rsidRDefault="00000000">
            <w:r>
              <w:rPr>
                <w:b/>
                <w:sz w:val="18"/>
              </w:rPr>
              <w:t>Force</w:t>
            </w:r>
          </w:p>
        </w:tc>
        <w:tc>
          <w:tcPr>
            <w:tcW w:w="2880" w:type="dxa"/>
          </w:tcPr>
          <w:p w14:paraId="477ADE78" w14:textId="77777777" w:rsidR="00A61419" w:rsidRDefault="00000000">
            <w:r>
              <w:rPr>
                <w:b/>
                <w:sz w:val="18"/>
              </w:rPr>
              <w:t>From</w:t>
            </w:r>
          </w:p>
        </w:tc>
        <w:tc>
          <w:tcPr>
            <w:tcW w:w="2880" w:type="dxa"/>
          </w:tcPr>
          <w:p w14:paraId="4FB58A31" w14:textId="77777777" w:rsidR="00A61419" w:rsidRDefault="00000000">
            <w:r>
              <w:rPr>
                <w:b/>
                <w:sz w:val="18"/>
              </w:rPr>
              <w:t>My Response</w:t>
            </w:r>
          </w:p>
        </w:tc>
      </w:tr>
      <w:tr w:rsidR="00A61419" w14:paraId="3D9A57A8" w14:textId="77777777">
        <w:tc>
          <w:tcPr>
            <w:tcW w:w="2880" w:type="dxa"/>
          </w:tcPr>
          <w:p w14:paraId="0673E67E" w14:textId="77777777" w:rsidR="00A61419" w:rsidRDefault="00000000">
            <w:r>
              <w:rPr>
                <w:sz w:val="18"/>
              </w:rPr>
              <w:t>HALT</w:t>
            </w:r>
          </w:p>
        </w:tc>
        <w:tc>
          <w:tcPr>
            <w:tcW w:w="2880" w:type="dxa"/>
          </w:tcPr>
          <w:p w14:paraId="275E14B8" w14:textId="77777777" w:rsidR="00A61419" w:rsidRDefault="00000000">
            <w:r>
              <w:rPr>
                <w:sz w:val="18"/>
              </w:rPr>
              <w:t>SharedServicesFactory</w:t>
            </w:r>
          </w:p>
        </w:tc>
        <w:tc>
          <w:tcPr>
            <w:tcW w:w="2880" w:type="dxa"/>
          </w:tcPr>
          <w:p w14:paraId="5F4D9001" w14:textId="77777777" w:rsidR="00A61419" w:rsidRDefault="00000000">
            <w:r>
              <w:rPr>
                <w:sz w:val="18"/>
              </w:rPr>
              <w:t>Do not run.</w:t>
            </w:r>
          </w:p>
        </w:tc>
      </w:tr>
      <w:tr w:rsidR="00A61419" w14:paraId="573E9277" w14:textId="77777777">
        <w:tc>
          <w:tcPr>
            <w:tcW w:w="2880" w:type="dxa"/>
          </w:tcPr>
          <w:p w14:paraId="6521AFBB" w14:textId="77777777" w:rsidR="00A61419" w:rsidRDefault="00000000">
            <w:r>
              <w:rPr>
                <w:sz w:val="18"/>
              </w:rPr>
              <w:t>DOWNGRADE</w:t>
            </w:r>
          </w:p>
        </w:tc>
        <w:tc>
          <w:tcPr>
            <w:tcW w:w="2880" w:type="dxa"/>
          </w:tcPr>
          <w:p w14:paraId="585F81C2" w14:textId="77777777" w:rsidR="00A61419" w:rsidRDefault="00000000">
            <w:r>
              <w:rPr>
                <w:sz w:val="18"/>
              </w:rPr>
              <w:t>SharedServicesFactory</w:t>
            </w:r>
          </w:p>
        </w:tc>
        <w:tc>
          <w:tcPr>
            <w:tcW w:w="2880" w:type="dxa"/>
          </w:tcPr>
          <w:p w14:paraId="6301CDBC" w14:textId="77777777" w:rsidR="00A61419" w:rsidRDefault="00000000">
            <w:r>
              <w:rPr>
                <w:sz w:val="18"/>
              </w:rPr>
              <w:t>Skip quality scoring (expensive). Return basic provider details only.</w:t>
            </w:r>
          </w:p>
        </w:tc>
      </w:tr>
    </w:tbl>
    <w:p w14:paraId="1685D206" w14:textId="77777777" w:rsidR="00A61419" w:rsidRDefault="00000000">
      <w:r>
        <w:t>____________________________________________________________</w:t>
      </w:r>
    </w:p>
    <w:p w14:paraId="26D6EE26" w14:textId="77777777" w:rsidR="00A61419" w:rsidRDefault="00000000">
      <w:pPr>
        <w:pStyle w:val="Heading2"/>
      </w:pPr>
      <w:r>
        <w:t>4.5 PromptAssemblyFactory — The Blueprint</w:t>
      </w:r>
    </w:p>
    <w:p w14:paraId="1E7AE39A" w14:textId="77777777" w:rsidR="00A61419" w:rsidRDefault="00000000">
      <w:r>
        <w:t>Domain: Assembly only. Knows the blueprint. Does not produce content. Deliberately dumb.</w:t>
      </w:r>
    </w:p>
    <w:p w14:paraId="6B7A3C78" w14:textId="77777777" w:rsidR="00A61419" w:rsidRDefault="00000000">
      <w:pPr>
        <w:pStyle w:val="Heading3"/>
      </w:pPr>
      <w:r>
        <w:t>What the PromptAssemblyFactory Knows</w:t>
      </w:r>
    </w:p>
    <w:p w14:paraId="4B6ECA45" w14:textId="77777777" w:rsidR="00A61419" w:rsidRDefault="00000000">
      <w:r>
        <w:t>1. Slot layout — the order of assembly slots: system_context first, then constraints, then user_intent, then tools, then the LLM call happens, then post_processing runs on the LLM response.</w:t>
      </w:r>
    </w:p>
    <w:p w14:paraId="74528A83" w14:textId="77777777" w:rsidR="00A61419" w:rsidRDefault="00000000">
      <w:r>
        <w:t>2. Sub-factory registry — which sub-factories exist, and their capability declarations (their supply/require/force APIs). Not their internals.</w:t>
      </w:r>
    </w:p>
    <w:p w14:paraId="1D98AE71" w14:textId="77777777" w:rsidR="00A61419" w:rsidRDefault="00000000">
      <w:r>
        <w:t>3. Routing rules — given user input plus session state, which epic sub-factory handles this request. Each epic sub-factory declares what intents it handles. The assembly factory matches user intent to those declarations. Ambiguous intents default to FindCare.</w:t>
      </w:r>
    </w:p>
    <w:p w14:paraId="0568D96E" w14:textId="77777777" w:rsidR="00A61419" w:rsidRDefault="00000000">
      <w:r>
        <w:t>4. Dependency resolution — SharedServicesFactory.safety_status must resolve before any epic sub-factory runs. Post-processing parts depend on the LLM response existing.</w:t>
      </w:r>
    </w:p>
    <w:p w14:paraId="226A032A" w14:textId="77777777" w:rsidR="00A61419" w:rsidRDefault="00000000">
      <w:r>
        <w:t>5. Force wiring — HALT from SharedServicesFactory means skip all epic sub-factories and return the emergency response. DOWNGRADE means swap the LLM model to a commodity model. OVERLAY means wrap the final response with a consent dialog.</w:t>
      </w:r>
    </w:p>
    <w:p w14:paraId="5808308F" w14:textId="77777777" w:rsidR="00A61419" w:rsidRDefault="00000000">
      <w:r>
        <w:t>6. Session state management — the assembly factory maintains session state (last_state, last_specialty, off_topic_count, consent_status, message_history) and passes it to sub-factories that require it.</w:t>
      </w:r>
    </w:p>
    <w:p w14:paraId="4D3BB0AB" w14:textId="77777777" w:rsidR="00A61419" w:rsidRDefault="00000000">
      <w:pPr>
        <w:pStyle w:val="Heading3"/>
      </w:pPr>
      <w:r>
        <w:t>What the PromptAssemblyFactory Does NOT Know</w:t>
      </w:r>
    </w:p>
    <w:p w14:paraId="05F57E58" w14:textId="77777777" w:rsidR="00A61419" w:rsidRDefault="00000000">
      <w:pPr>
        <w:pStyle w:val="ListBullet"/>
      </w:pPr>
      <w:r>
        <w:t>What a specialty code is</w:t>
      </w:r>
    </w:p>
    <w:p w14:paraId="35FCB0DD" w14:textId="77777777" w:rsidR="00A61419" w:rsidRDefault="00000000">
      <w:pPr>
        <w:pStyle w:val="ListBullet"/>
      </w:pPr>
      <w:r>
        <w:t>How clinical trials are searched</w:t>
      </w:r>
    </w:p>
    <w:p w14:paraId="3A19DF49" w14:textId="77777777" w:rsidR="00A61419" w:rsidRDefault="00000000">
      <w:pPr>
        <w:pStyle w:val="ListBullet"/>
      </w:pPr>
      <w:r>
        <w:lastRenderedPageBreak/>
        <w:t>What makes a URL valid or invalid</w:t>
      </w:r>
    </w:p>
    <w:p w14:paraId="0D97B490" w14:textId="77777777" w:rsidR="00A61419" w:rsidRDefault="00000000">
      <w:pPr>
        <w:pStyle w:val="ListBullet"/>
      </w:pPr>
      <w:r>
        <w:t>What words are profane or dangerous</w:t>
      </w:r>
    </w:p>
    <w:p w14:paraId="0FF69EE7" w14:textId="77777777" w:rsidR="00A61419" w:rsidRDefault="00000000">
      <w:pPr>
        <w:pStyle w:val="ListBullet"/>
      </w:pPr>
      <w:r>
        <w:t>What constitutes a medical emergency</w:t>
      </w:r>
    </w:p>
    <w:p w14:paraId="033ACC4E" w14:textId="77777777" w:rsidR="00A61419" w:rsidRDefault="00000000">
      <w:pPr>
        <w:pStyle w:val="ListBullet"/>
      </w:pPr>
      <w:r>
        <w:t>How provider quality is scored</w:t>
      </w:r>
    </w:p>
    <w:p w14:paraId="01BC6B49" w14:textId="77777777" w:rsidR="00A61419" w:rsidRDefault="00000000">
      <w:pPr>
        <w:pStyle w:val="ListBullet"/>
      </w:pPr>
      <w:r>
        <w:t>What UMLS CPT codes look like</w:t>
      </w:r>
    </w:p>
    <w:p w14:paraId="346C83AC" w14:textId="77777777" w:rsidR="00A61419" w:rsidRDefault="00000000">
      <w:pPr>
        <w:pStyle w:val="ListBullet"/>
      </w:pPr>
      <w:r>
        <w:t>What an off-topic question looks like</w:t>
      </w:r>
    </w:p>
    <w:p w14:paraId="42043825" w14:textId="77777777" w:rsidR="00A61419" w:rsidRDefault="00000000">
      <w:pPr>
        <w:pStyle w:val="ListBullet"/>
      </w:pPr>
      <w:r>
        <w:t>How consent works or when it is needed</w:t>
      </w:r>
    </w:p>
    <w:p w14:paraId="36EAAD66" w14:textId="77777777" w:rsidR="00A61419" w:rsidRDefault="00000000">
      <w:pPr>
        <w:pStyle w:val="ListBullet"/>
      </w:pPr>
      <w:r>
        <w:t>How lead capture detects contact information</w:t>
      </w:r>
    </w:p>
    <w:p w14:paraId="640AE03E" w14:textId="77777777" w:rsidR="00A61419" w:rsidRDefault="00000000">
      <w:r>
        <w:t>If we give the assembly factory knowledge beyond the six items above, it becomes a god object. If we give it less, it cannot assemble correctly. The six items are the minimum viable blueprint.</w:t>
      </w:r>
    </w:p>
    <w:p w14:paraId="1049A196" w14:textId="77777777" w:rsidR="00A61419" w:rsidRDefault="00000000">
      <w:pPr>
        <w:pStyle w:val="Heading3"/>
      </w:pPr>
      <w:r>
        <w:t>The Assembly Sequence</w:t>
      </w:r>
    </w:p>
    <w:p w14:paraId="73C8C304" w14:textId="77777777" w:rsidR="00A61419" w:rsidRDefault="00000000">
      <w:r>
        <w:t>Step 1: Receive user input plus session state from the UI.</w:t>
      </w:r>
    </w:p>
    <w:p w14:paraId="77EE7440" w14:textId="77777777" w:rsidR="00A61419" w:rsidRDefault="00000000">
      <w:r>
        <w:t>Step 2: Ask SharedServicesFactory for safety_check (priority 0, slot=constraints). If force equals HALT, return the emergency response immediately. Stop. No epic sub-factory runs.</w:t>
      </w:r>
    </w:p>
    <w:p w14:paraId="11EEA893" w14:textId="77777777" w:rsidR="00A61419" w:rsidRDefault="00000000">
      <w:r>
        <w:t>Step 3: Route. Determine which epic sub-factory handles this request. The routing decision is the assembly factory's one non-trivial responsibility. Each sub-factory declares what intents it handles. The assembly factory matches user intent to those declarations.</w:t>
      </w:r>
    </w:p>
    <w:p w14:paraId="0BC5C37B" w14:textId="77777777" w:rsidR="00A61419" w:rsidRDefault="00000000">
      <w:r>
        <w:t>Step 4: Ask SharedServicesFactory for off_topic_detection (priority 10, slot=constraints). If force equals DOWNGRADE, note the LLM swap for step 7.</w:t>
      </w:r>
    </w:p>
    <w:p w14:paraId="3CE90260" w14:textId="77777777" w:rsidR="00A61419" w:rsidRDefault="00000000">
      <w:r>
        <w:t>Step 5: Ask the selected epic sub-factory for its PromptParts (priority 50). The sub-factory reads its required inputs from the assembly (session_state, safety_status, routing_decision). The sub-factory returns PromptParts with the content it produced. The assembly factory does not inspect that content.</w:t>
      </w:r>
    </w:p>
    <w:p w14:paraId="520CFBA9" w14:textId="77777777" w:rsidR="00A61419" w:rsidRDefault="00000000">
      <w:r>
        <w:t>Step 6: Collect all PromptParts from all sources. Sort by slot, then by priority within each slot.</w:t>
      </w:r>
    </w:p>
    <w:p w14:paraId="571F539E" w14:textId="77777777" w:rsidR="00A61419" w:rsidRDefault="00000000">
      <w:r>
        <w:t>Step 7: Assemble the final prompt from the sorted parts. Send the assembled prompt to the LLM. If DOWNGRADE was noted in step 4, send to the commodity LLM instead of GPT-4.1.</w:t>
      </w:r>
    </w:p>
    <w:p w14:paraId="67D7AA57" w14:textId="77777777" w:rsidR="00A61419" w:rsidRDefault="00000000">
      <w:r>
        <w:t>Step 8: Receive the LLM response.</w:t>
      </w:r>
    </w:p>
    <w:p w14:paraId="57AEB28E" w14:textId="77777777" w:rsidR="00A61419" w:rsidRDefault="00000000">
      <w:r>
        <w:t>Step 9: Ask SharedServicesFactory for post_processing parts (priorities 70 through 90). These include lead capture, unknown recording, consent check, CPT redaction, and URL validation. Apply each post-processing part to the LLM response in priority order.</w:t>
      </w:r>
    </w:p>
    <w:p w14:paraId="6404E174" w14:textId="77777777" w:rsidR="00A61419" w:rsidRDefault="00000000">
      <w:r>
        <w:t>Step 10: If the consent check produced force=OVERLAY, wrap the processed response with the consent dialog.</w:t>
      </w:r>
    </w:p>
    <w:p w14:paraId="2A4A0040" w14:textId="77777777" w:rsidR="00A61419" w:rsidRDefault="00000000">
      <w:r>
        <w:t>Step 11: Update session state. Save last_state, last_specialty, off_topic_count, consent_status, and message_history for the next turn.</w:t>
      </w:r>
    </w:p>
    <w:p w14:paraId="73F85A4F" w14:textId="77777777" w:rsidR="00A61419" w:rsidRDefault="00000000">
      <w:r>
        <w:lastRenderedPageBreak/>
        <w:t>Step 12: Return the final response to the UI. The response includes response_type (from the epic sub-factory) so the UI knows whether to render provider cards, narrative Markdown, clinical trials, or a quality report.</w:t>
      </w:r>
    </w:p>
    <w:p w14:paraId="19AD7858" w14:textId="77777777" w:rsidR="00A61419" w:rsidRDefault="00000000">
      <w:r>
        <w:t>____________________________________________________________</w:t>
      </w:r>
    </w:p>
    <w:p w14:paraId="2EEE9452" w14:textId="77777777" w:rsidR="00A61419" w:rsidRDefault="00000000">
      <w:pPr>
        <w:pStyle w:val="Heading1"/>
      </w:pPr>
      <w:r>
        <w:t>5. Neighbor Awareness Matrix</w:t>
      </w:r>
    </w:p>
    <w:p w14:paraId="11BCEB27" w14:textId="77777777" w:rsidR="00A61419" w:rsidRDefault="00000000">
      <w:r>
        <w:t>This matrix shows what each sub-factory knows about its neighbors. The rule: each sub-factory knows its neighbors' interfaces (what they supply, what forces they create) but not their implementations (how they produce those outputs). The wing knows the engine's thrust vector but not the combustion chamber design.</w:t>
      </w:r>
    </w:p>
    <w:tbl>
      <w:tblPr>
        <w:tblStyle w:val="TableGrid"/>
        <w:tblW w:w="0" w:type="auto"/>
        <w:tblLook w:val="04A0" w:firstRow="1" w:lastRow="0" w:firstColumn="1" w:lastColumn="0" w:noHBand="0" w:noVBand="1"/>
      </w:tblPr>
      <w:tblGrid>
        <w:gridCol w:w="2272"/>
        <w:gridCol w:w="1610"/>
        <w:gridCol w:w="1687"/>
        <w:gridCol w:w="1600"/>
        <w:gridCol w:w="1687"/>
      </w:tblGrid>
      <w:tr w:rsidR="00A61419" w14:paraId="0D33281F" w14:textId="77777777">
        <w:tc>
          <w:tcPr>
            <w:tcW w:w="1728" w:type="dxa"/>
          </w:tcPr>
          <w:p w14:paraId="1795F716" w14:textId="77777777" w:rsidR="00A61419" w:rsidRDefault="00000000">
            <w:r>
              <w:rPr>
                <w:b/>
                <w:sz w:val="18"/>
              </w:rPr>
              <w:t>Sub-Factory</w:t>
            </w:r>
          </w:p>
        </w:tc>
        <w:tc>
          <w:tcPr>
            <w:tcW w:w="1728" w:type="dxa"/>
          </w:tcPr>
          <w:p w14:paraId="6F34B825" w14:textId="77777777" w:rsidR="00A61419" w:rsidRDefault="00000000">
            <w:r>
              <w:rPr>
                <w:b/>
                <w:sz w:val="18"/>
              </w:rPr>
              <w:t>Knows About SharedServices</w:t>
            </w:r>
          </w:p>
        </w:tc>
        <w:tc>
          <w:tcPr>
            <w:tcW w:w="1728" w:type="dxa"/>
          </w:tcPr>
          <w:p w14:paraId="54894346" w14:textId="77777777" w:rsidR="00A61419" w:rsidRDefault="00000000">
            <w:r>
              <w:rPr>
                <w:b/>
                <w:sz w:val="18"/>
              </w:rPr>
              <w:t>Knows About FindCare</w:t>
            </w:r>
          </w:p>
        </w:tc>
        <w:tc>
          <w:tcPr>
            <w:tcW w:w="1728" w:type="dxa"/>
          </w:tcPr>
          <w:p w14:paraId="30E6BA8F" w14:textId="77777777" w:rsidR="00A61419" w:rsidRDefault="00000000">
            <w:r>
              <w:rPr>
                <w:b/>
                <w:sz w:val="18"/>
              </w:rPr>
              <w:t>Knows About Narrative</w:t>
            </w:r>
          </w:p>
        </w:tc>
        <w:tc>
          <w:tcPr>
            <w:tcW w:w="1728" w:type="dxa"/>
          </w:tcPr>
          <w:p w14:paraId="1E8FC988" w14:textId="77777777" w:rsidR="00A61419" w:rsidRDefault="00000000">
            <w:r>
              <w:rPr>
                <w:b/>
                <w:sz w:val="18"/>
              </w:rPr>
              <w:t>Knows About EvaluateCare</w:t>
            </w:r>
          </w:p>
        </w:tc>
      </w:tr>
      <w:tr w:rsidR="00A61419" w14:paraId="503B86C1" w14:textId="77777777">
        <w:tc>
          <w:tcPr>
            <w:tcW w:w="1728" w:type="dxa"/>
          </w:tcPr>
          <w:p w14:paraId="7E96EC33" w14:textId="77777777" w:rsidR="00A61419" w:rsidRDefault="00000000">
            <w:r>
              <w:rPr>
                <w:sz w:val="18"/>
              </w:rPr>
              <w:t>SharedServicesFactory</w:t>
            </w:r>
          </w:p>
        </w:tc>
        <w:tc>
          <w:tcPr>
            <w:tcW w:w="1728" w:type="dxa"/>
          </w:tcPr>
          <w:p w14:paraId="7EF0508B" w14:textId="77777777" w:rsidR="00A61419" w:rsidRDefault="00000000">
            <w:r>
              <w:rPr>
                <w:sz w:val="18"/>
              </w:rPr>
              <w:t>(self)</w:t>
            </w:r>
          </w:p>
        </w:tc>
        <w:tc>
          <w:tcPr>
            <w:tcW w:w="1728" w:type="dxa"/>
          </w:tcPr>
          <w:p w14:paraId="644ED39D" w14:textId="77777777" w:rsidR="00A61419" w:rsidRDefault="00000000">
            <w:r>
              <w:rPr>
                <w:sz w:val="18"/>
              </w:rPr>
              <w:t>Knows FindCare produces URLs in its provider results that need validation</w:t>
            </w:r>
          </w:p>
        </w:tc>
        <w:tc>
          <w:tcPr>
            <w:tcW w:w="1728" w:type="dxa"/>
          </w:tcPr>
          <w:p w14:paraId="3F191643" w14:textId="77777777" w:rsidR="00A61419" w:rsidRDefault="00000000">
            <w:r>
              <w:rPr>
                <w:sz w:val="18"/>
              </w:rPr>
              <w:t>Knows Narrative produces text that may contain URLs</w:t>
            </w:r>
          </w:p>
        </w:tc>
        <w:tc>
          <w:tcPr>
            <w:tcW w:w="1728" w:type="dxa"/>
          </w:tcPr>
          <w:p w14:paraId="4077D537" w14:textId="77777777" w:rsidR="00A61419" w:rsidRDefault="00000000">
            <w:r>
              <w:rPr>
                <w:sz w:val="18"/>
              </w:rPr>
              <w:t>Knows EvaluateCare produces URLs (research site links) that need validation</w:t>
            </w:r>
          </w:p>
        </w:tc>
      </w:tr>
      <w:tr w:rsidR="00A61419" w14:paraId="5DFA117B" w14:textId="77777777">
        <w:tc>
          <w:tcPr>
            <w:tcW w:w="1728" w:type="dxa"/>
          </w:tcPr>
          <w:p w14:paraId="16AD89E9" w14:textId="77777777" w:rsidR="00A61419" w:rsidRDefault="00000000">
            <w:r>
              <w:rPr>
                <w:sz w:val="18"/>
              </w:rPr>
              <w:t>FindCarePromptFactory</w:t>
            </w:r>
          </w:p>
        </w:tc>
        <w:tc>
          <w:tcPr>
            <w:tcW w:w="1728" w:type="dxa"/>
          </w:tcPr>
          <w:p w14:paraId="1A90636C" w14:textId="77777777" w:rsidR="00A61419" w:rsidRDefault="00000000">
            <w:r>
              <w:rPr>
                <w:sz w:val="18"/>
              </w:rPr>
              <w:t>Knows safety_status and off_topic_count affect whether it runs and how</w:t>
            </w:r>
          </w:p>
        </w:tc>
        <w:tc>
          <w:tcPr>
            <w:tcW w:w="1728" w:type="dxa"/>
          </w:tcPr>
          <w:p w14:paraId="3042ED6B" w14:textId="77777777" w:rsidR="00A61419" w:rsidRDefault="00000000">
            <w:r>
              <w:rPr>
                <w:sz w:val="18"/>
              </w:rPr>
              <w:t>(self)</w:t>
            </w:r>
          </w:p>
        </w:tc>
        <w:tc>
          <w:tcPr>
            <w:tcW w:w="1728" w:type="dxa"/>
          </w:tcPr>
          <w:p w14:paraId="129AEAC8" w14:textId="77777777" w:rsidR="00A61419" w:rsidRDefault="00000000">
            <w:r>
              <w:rPr>
                <w:sz w:val="18"/>
              </w:rPr>
              <w:t>Does not know about Narrative</w:t>
            </w:r>
          </w:p>
        </w:tc>
        <w:tc>
          <w:tcPr>
            <w:tcW w:w="1728" w:type="dxa"/>
          </w:tcPr>
          <w:p w14:paraId="5C2DA404" w14:textId="77777777" w:rsidR="00A61419" w:rsidRDefault="00000000">
            <w:r>
              <w:rPr>
                <w:sz w:val="18"/>
              </w:rPr>
              <w:t>Knows EvaluateCare may receive its selected_providers for quality evaluation</w:t>
            </w:r>
          </w:p>
        </w:tc>
      </w:tr>
      <w:tr w:rsidR="00A61419" w14:paraId="7027C393" w14:textId="77777777">
        <w:tc>
          <w:tcPr>
            <w:tcW w:w="1728" w:type="dxa"/>
          </w:tcPr>
          <w:p w14:paraId="5D7D8854" w14:textId="77777777" w:rsidR="00A61419" w:rsidRDefault="00000000">
            <w:r>
              <w:rPr>
                <w:sz w:val="18"/>
              </w:rPr>
              <w:t>NarrativePromptFactory</w:t>
            </w:r>
          </w:p>
        </w:tc>
        <w:tc>
          <w:tcPr>
            <w:tcW w:w="1728" w:type="dxa"/>
          </w:tcPr>
          <w:p w14:paraId="33E3E6E4" w14:textId="77777777" w:rsidR="00A61419" w:rsidRDefault="00000000">
            <w:r>
              <w:rPr>
                <w:sz w:val="18"/>
              </w:rPr>
              <w:t>Knows safety_status affects whether it runs</w:t>
            </w:r>
          </w:p>
        </w:tc>
        <w:tc>
          <w:tcPr>
            <w:tcW w:w="1728" w:type="dxa"/>
          </w:tcPr>
          <w:p w14:paraId="491D93A4" w14:textId="77777777" w:rsidR="00A61419" w:rsidRDefault="00000000">
            <w:r>
              <w:rPr>
                <w:sz w:val="18"/>
              </w:rPr>
              <w:t>Does not know about FindCare</w:t>
            </w:r>
          </w:p>
        </w:tc>
        <w:tc>
          <w:tcPr>
            <w:tcW w:w="1728" w:type="dxa"/>
          </w:tcPr>
          <w:p w14:paraId="0EB5DA1D" w14:textId="77777777" w:rsidR="00A61419" w:rsidRDefault="00000000">
            <w:r>
              <w:rPr>
                <w:sz w:val="18"/>
              </w:rPr>
              <w:t>(self)</w:t>
            </w:r>
          </w:p>
        </w:tc>
        <w:tc>
          <w:tcPr>
            <w:tcW w:w="1728" w:type="dxa"/>
          </w:tcPr>
          <w:p w14:paraId="717D54B6" w14:textId="77777777" w:rsidR="00A61419" w:rsidRDefault="00000000">
            <w:r>
              <w:rPr>
                <w:sz w:val="18"/>
              </w:rPr>
              <w:t>Does not know about EvaluateCare</w:t>
            </w:r>
          </w:p>
        </w:tc>
      </w:tr>
      <w:tr w:rsidR="00A61419" w14:paraId="7270D692" w14:textId="77777777">
        <w:tc>
          <w:tcPr>
            <w:tcW w:w="1728" w:type="dxa"/>
          </w:tcPr>
          <w:p w14:paraId="4086C92D" w14:textId="77777777" w:rsidR="00A61419" w:rsidRDefault="00000000">
            <w:r>
              <w:rPr>
                <w:sz w:val="18"/>
              </w:rPr>
              <w:t>EvaluateCarePromptFactory</w:t>
            </w:r>
          </w:p>
        </w:tc>
        <w:tc>
          <w:tcPr>
            <w:tcW w:w="1728" w:type="dxa"/>
          </w:tcPr>
          <w:p w14:paraId="0DE0970C" w14:textId="77777777" w:rsidR="00A61419" w:rsidRDefault="00000000">
            <w:r>
              <w:rPr>
                <w:sz w:val="18"/>
              </w:rPr>
              <w:t>Knows safety_status affects whether it runs</w:t>
            </w:r>
          </w:p>
        </w:tc>
        <w:tc>
          <w:tcPr>
            <w:tcW w:w="1728" w:type="dxa"/>
          </w:tcPr>
          <w:p w14:paraId="7C0F56B6" w14:textId="77777777" w:rsidR="00A61419" w:rsidRDefault="00000000">
            <w:r>
              <w:rPr>
                <w:sz w:val="18"/>
              </w:rPr>
              <w:t>Knows FindCare provides selected_providers for quality evaluation</w:t>
            </w:r>
          </w:p>
        </w:tc>
        <w:tc>
          <w:tcPr>
            <w:tcW w:w="1728" w:type="dxa"/>
          </w:tcPr>
          <w:p w14:paraId="737E7C86" w14:textId="77777777" w:rsidR="00A61419" w:rsidRDefault="00000000">
            <w:r>
              <w:rPr>
                <w:sz w:val="18"/>
              </w:rPr>
              <w:t>Does not know about Narrative</w:t>
            </w:r>
          </w:p>
        </w:tc>
        <w:tc>
          <w:tcPr>
            <w:tcW w:w="1728" w:type="dxa"/>
          </w:tcPr>
          <w:p w14:paraId="567C1CFC" w14:textId="77777777" w:rsidR="00A61419" w:rsidRDefault="00000000">
            <w:r>
              <w:rPr>
                <w:sz w:val="18"/>
              </w:rPr>
              <w:t>(self)</w:t>
            </w:r>
          </w:p>
        </w:tc>
      </w:tr>
      <w:tr w:rsidR="00A61419" w14:paraId="1DFEA6EF" w14:textId="77777777">
        <w:tc>
          <w:tcPr>
            <w:tcW w:w="1728" w:type="dxa"/>
          </w:tcPr>
          <w:p w14:paraId="6DE495DF" w14:textId="77777777" w:rsidR="00A61419" w:rsidRDefault="00000000">
            <w:r>
              <w:rPr>
                <w:sz w:val="18"/>
              </w:rPr>
              <w:t>PromptAssemblyFactory</w:t>
            </w:r>
          </w:p>
        </w:tc>
        <w:tc>
          <w:tcPr>
            <w:tcW w:w="1728" w:type="dxa"/>
          </w:tcPr>
          <w:p w14:paraId="75568F82" w14:textId="77777777" w:rsidR="00A61419" w:rsidRDefault="00000000">
            <w:r>
              <w:rPr>
                <w:sz w:val="18"/>
              </w:rPr>
              <w:t>Knows SharedServices runs first (safety) and last (post-processing). Knows its three forces (HALT, OVERLAY, DOWNGRADE).</w:t>
            </w:r>
          </w:p>
        </w:tc>
        <w:tc>
          <w:tcPr>
            <w:tcW w:w="1728" w:type="dxa"/>
          </w:tcPr>
          <w:p w14:paraId="14CC660A" w14:textId="77777777" w:rsidR="00A61419" w:rsidRDefault="00000000">
            <w:r>
              <w:rPr>
                <w:sz w:val="18"/>
              </w:rPr>
              <w:t>Knows FindCare handles search intents. Knows it is the default for ambiguous intents.</w:t>
            </w:r>
          </w:p>
        </w:tc>
        <w:tc>
          <w:tcPr>
            <w:tcW w:w="1728" w:type="dxa"/>
          </w:tcPr>
          <w:p w14:paraId="00735232" w14:textId="77777777" w:rsidR="00A61419" w:rsidRDefault="00000000">
            <w:r>
              <w:rPr>
                <w:sz w:val="18"/>
              </w:rPr>
              <w:t>Knows Narrative handles question/about intents.</w:t>
            </w:r>
          </w:p>
        </w:tc>
        <w:tc>
          <w:tcPr>
            <w:tcW w:w="1728" w:type="dxa"/>
          </w:tcPr>
          <w:p w14:paraId="6325035B" w14:textId="77777777" w:rsidR="00A61419" w:rsidRDefault="00000000">
            <w:r>
              <w:rPr>
                <w:sz w:val="18"/>
              </w:rPr>
              <w:t>Knows EvaluateCare handles quality/trials intents.</w:t>
            </w:r>
          </w:p>
        </w:tc>
      </w:tr>
    </w:tbl>
    <w:p w14:paraId="4D56DAD7" w14:textId="77777777" w:rsidR="00A61419" w:rsidRDefault="00000000">
      <w:r>
        <w:t>____________________________________________________________</w:t>
      </w:r>
    </w:p>
    <w:p w14:paraId="181656E7" w14:textId="77777777" w:rsidR="00A61419" w:rsidRDefault="00000000">
      <w:pPr>
        <w:pStyle w:val="Heading1"/>
      </w:pPr>
      <w:r>
        <w:lastRenderedPageBreak/>
        <w:t>6. UML Diagrams</w:t>
      </w:r>
    </w:p>
    <w:p w14:paraId="2C10ABDE" w14:textId="77777777" w:rsidR="00A61419" w:rsidRDefault="00000000">
      <w:pPr>
        <w:pStyle w:val="Heading2"/>
      </w:pPr>
      <w:r>
        <w:t>6.0 Package Relationship Overview</w:t>
      </w:r>
    </w:p>
    <w:p w14:paraId="169E3639" w14:textId="77777777" w:rsidR="00A61419" w:rsidRDefault="00000000">
      <w:r>
        <w:t>One diagram showing the relationship between all five packages with NO internal objects expressed. Shows dependency arrows and force flows between packages.</w:t>
      </w:r>
    </w:p>
    <w:p w14:paraId="4E92E2A0" w14:textId="77777777" w:rsidR="00A61419" w:rsidRDefault="00000000">
      <w:r>
        <w:t>(To be rendered after Boss approves the capability declarations in Section 4.)</w:t>
      </w:r>
    </w:p>
    <w:p w14:paraId="740CFD9F" w14:textId="77777777" w:rsidR="00A61419" w:rsidRDefault="00000000">
      <w:pPr>
        <w:pStyle w:val="Heading2"/>
      </w:pPr>
      <w:r>
        <w:t>6.1 Package: PromptAssemblyFactory</w:t>
      </w:r>
    </w:p>
    <w:p w14:paraId="316AB360" w14:textId="77777777" w:rsidR="00A61419" w:rsidRDefault="00000000">
      <w:r>
        <w:t>Internal class diagram plus narrative explaining the assembly flow, session state management, routing logic, and force propagation.</w:t>
      </w:r>
    </w:p>
    <w:p w14:paraId="65703207" w14:textId="77777777" w:rsidR="00A61419" w:rsidRDefault="00000000">
      <w:pPr>
        <w:pStyle w:val="Heading2"/>
      </w:pPr>
      <w:r>
        <w:t>6.2 Package: SharedServicesFactory</w:t>
      </w:r>
    </w:p>
    <w:p w14:paraId="1C3C33AD" w14:textId="77777777" w:rsidR="00A61419" w:rsidRDefault="00000000">
      <w:r>
        <w:t>Internal class diagram plus narrative explaining safety detection, consent workflow, URL validation, CPT redaction, off-topic detection, and lead capture.</w:t>
      </w:r>
    </w:p>
    <w:p w14:paraId="4C97345C" w14:textId="77777777" w:rsidR="00A61419" w:rsidRDefault="00000000">
      <w:pPr>
        <w:pStyle w:val="Heading2"/>
      </w:pPr>
      <w:r>
        <w:t>6.3 Package: FindCarePromptFactory</w:t>
      </w:r>
    </w:p>
    <w:p w14:paraId="5FC09652" w14:textId="77777777" w:rsidR="00A61419" w:rsidRDefault="00000000">
      <w:r>
        <w:t>Internal class diagram plus narrative explaining provider search, specialty vector search, context carry-forward, and filter options.</w:t>
      </w:r>
    </w:p>
    <w:p w14:paraId="7A53AD04" w14:textId="77777777" w:rsidR="00A61419" w:rsidRDefault="00000000">
      <w:pPr>
        <w:pStyle w:val="Heading2"/>
      </w:pPr>
      <w:r>
        <w:t>6.4 Package: NarrativePromptFactory</w:t>
      </w:r>
    </w:p>
    <w:p w14:paraId="77215B80" w14:textId="77777777" w:rsidR="00A61419" w:rsidRDefault="00000000">
      <w:r>
        <w:t>Internal class diagram plus narrative explaining conversational responses and about content.</w:t>
      </w:r>
    </w:p>
    <w:p w14:paraId="55C030D0" w14:textId="77777777" w:rsidR="00A61419" w:rsidRDefault="00000000">
      <w:pPr>
        <w:pStyle w:val="Heading2"/>
      </w:pPr>
      <w:r>
        <w:t>6.5 Package: EvaluateCarePromptFactory</w:t>
      </w:r>
    </w:p>
    <w:p w14:paraId="491D8A62" w14:textId="77777777" w:rsidR="00A61419" w:rsidRDefault="00000000">
      <w:r>
        <w:t>Internal class diagram plus narrative explaining clinical trials search, provider detail lookup, and quality scoring.</w:t>
      </w:r>
    </w:p>
    <w:p w14:paraId="0D529DE2" w14:textId="77777777" w:rsidR="00A61419" w:rsidRDefault="00000000">
      <w:r>
        <w:t>(Each diagram followed by narrative explaining the internal design and flows. To be rendered after Boss approves the capability declarations.)</w:t>
      </w:r>
    </w:p>
    <w:p w14:paraId="357F9722" w14:textId="77777777" w:rsidR="00A61419" w:rsidRDefault="00000000">
      <w:r>
        <w:t>____________________________________________________________</w:t>
      </w:r>
    </w:p>
    <w:p w14:paraId="7AD5B762" w14:textId="77777777" w:rsidR="00A61419" w:rsidRDefault="00000000">
      <w:pPr>
        <w:pStyle w:val="Heading1"/>
      </w:pPr>
      <w:r>
        <w:t>7. UML Sequence Diagrams</w:t>
      </w:r>
    </w:p>
    <w:p w14:paraId="73E9281B" w14:textId="77777777" w:rsidR="00A61419" w:rsidRDefault="00000000">
      <w:r>
        <w:t>(Not reviewed until package diagrams from Section 6 are complete — per Boss directive.)</w:t>
      </w:r>
    </w:p>
    <w:p w14:paraId="52B4773D" w14:textId="77777777" w:rsidR="00A61419" w:rsidRDefault="00000000">
      <w:pPr>
        <w:pStyle w:val="Heading2"/>
      </w:pPr>
      <w:r>
        <w:lastRenderedPageBreak/>
        <w:t>7.1 Provider Search — Happy Path</w:t>
      </w:r>
    </w:p>
    <w:p w14:paraId="704F3A7F" w14:textId="77777777" w:rsidR="00A61419" w:rsidRDefault="00000000">
      <w:pPr>
        <w:pStyle w:val="Heading2"/>
      </w:pPr>
      <w:r>
        <w:t>7.2 Conversational Question — Narrative Response</w:t>
      </w:r>
    </w:p>
    <w:p w14:paraId="2A840416" w14:textId="77777777" w:rsidR="00A61419" w:rsidRDefault="00000000">
      <w:pPr>
        <w:pStyle w:val="Heading2"/>
      </w:pPr>
      <w:r>
        <w:t>7.3 Clinical Trials Search</w:t>
      </w:r>
    </w:p>
    <w:p w14:paraId="259D93D7" w14:textId="77777777" w:rsidR="00A61419" w:rsidRDefault="00000000">
      <w:pPr>
        <w:pStyle w:val="Heading2"/>
      </w:pPr>
      <w:r>
        <w:t>7.4 Emergency/Safety Detection (SharedServicesFactory HALT force)</w:t>
      </w:r>
    </w:p>
    <w:p w14:paraId="293D5C66" w14:textId="77777777" w:rsidR="00A61419" w:rsidRDefault="00000000">
      <w:pPr>
        <w:pStyle w:val="Heading2"/>
      </w:pPr>
      <w:r>
        <w:t>7.5 Context Carry-Forward — Virginia then Richmond</w:t>
      </w:r>
    </w:p>
    <w:p w14:paraId="320E7EDC" w14:textId="77777777" w:rsidR="00A61419" w:rsidRDefault="00000000">
      <w:pPr>
        <w:pStyle w:val="Heading2"/>
      </w:pPr>
      <w:r>
        <w:t>7.6 Consent Trigger (SharedServicesFactory OVERLAY force, conditional)</w:t>
      </w:r>
    </w:p>
    <w:p w14:paraId="71259489" w14:textId="77777777" w:rsidR="00A61419" w:rsidRDefault="00000000">
      <w:pPr>
        <w:pStyle w:val="Heading2"/>
      </w:pPr>
      <w:r>
        <w:t>7.7 URL Validation on Tool Response (SharedServicesFactory post_processing)</w:t>
      </w:r>
    </w:p>
    <w:p w14:paraId="49C04B13" w14:textId="77777777" w:rsidR="00A61419" w:rsidRDefault="00000000">
      <w:r>
        <w:t>____________________________________________________________</w:t>
      </w:r>
    </w:p>
    <w:p w14:paraId="710CE2C1" w14:textId="77777777" w:rsidR="00A61419" w:rsidRDefault="00000000">
      <w:pPr>
        <w:pStyle w:val="Heading1"/>
      </w:pPr>
      <w:r>
        <w:t>8. Assumptions</w:t>
      </w:r>
    </w:p>
    <w:tbl>
      <w:tblPr>
        <w:tblStyle w:val="TableGrid"/>
        <w:tblW w:w="0" w:type="auto"/>
        <w:tblLook w:val="04A0" w:firstRow="1" w:lastRow="0" w:firstColumn="1" w:lastColumn="0" w:noHBand="0" w:noVBand="1"/>
      </w:tblPr>
      <w:tblGrid>
        <w:gridCol w:w="4320"/>
        <w:gridCol w:w="4320"/>
      </w:tblGrid>
      <w:tr w:rsidR="00A61419" w14:paraId="3C4B7B80" w14:textId="77777777">
        <w:tc>
          <w:tcPr>
            <w:tcW w:w="4320" w:type="dxa"/>
          </w:tcPr>
          <w:p w14:paraId="1663F190" w14:textId="77777777" w:rsidR="00A61419" w:rsidRDefault="00000000">
            <w:r>
              <w:rPr>
                <w:b/>
                <w:sz w:val="18"/>
              </w:rPr>
              <w:t>#</w:t>
            </w:r>
          </w:p>
        </w:tc>
        <w:tc>
          <w:tcPr>
            <w:tcW w:w="4320" w:type="dxa"/>
          </w:tcPr>
          <w:p w14:paraId="1336E713" w14:textId="77777777" w:rsidR="00A61419" w:rsidRDefault="00000000">
            <w:r>
              <w:rPr>
                <w:b/>
                <w:sz w:val="18"/>
              </w:rPr>
              <w:t>Assumption</w:t>
            </w:r>
          </w:p>
        </w:tc>
      </w:tr>
      <w:tr w:rsidR="00A61419" w14:paraId="1F4293A6" w14:textId="77777777">
        <w:tc>
          <w:tcPr>
            <w:tcW w:w="4320" w:type="dxa"/>
          </w:tcPr>
          <w:p w14:paraId="36CDAECC" w14:textId="77777777" w:rsidR="00A61419" w:rsidRDefault="00000000">
            <w:r>
              <w:rPr>
                <w:sz w:val="18"/>
              </w:rPr>
              <w:t>A-01</w:t>
            </w:r>
          </w:p>
        </w:tc>
        <w:tc>
          <w:tcPr>
            <w:tcW w:w="4320" w:type="dxa"/>
          </w:tcPr>
          <w:p w14:paraId="0BB7A506" w14:textId="77777777" w:rsidR="00A61419" w:rsidRDefault="00000000">
            <w:r>
              <w:rPr>
                <w:sz w:val="18"/>
              </w:rPr>
              <w:t>The existing /chat endpoint and tool loop in main.py is the correct backend architecture. The PromptAssemblyFactory wraps it, not replaces it.</w:t>
            </w:r>
          </w:p>
        </w:tc>
      </w:tr>
      <w:tr w:rsidR="00A61419" w14:paraId="230AC937" w14:textId="77777777">
        <w:tc>
          <w:tcPr>
            <w:tcW w:w="4320" w:type="dxa"/>
          </w:tcPr>
          <w:p w14:paraId="5827112F" w14:textId="77777777" w:rsidR="00A61419" w:rsidRDefault="00000000">
            <w:r>
              <w:rPr>
                <w:sz w:val="18"/>
              </w:rPr>
              <w:t>A-02</w:t>
            </w:r>
          </w:p>
        </w:tc>
        <w:tc>
          <w:tcPr>
            <w:tcW w:w="4320" w:type="dxa"/>
          </w:tcPr>
          <w:p w14:paraId="6DCB15A8" w14:textId="77777777" w:rsidR="00A61419" w:rsidRDefault="00000000">
            <w:r>
              <w:rPr>
                <w:sz w:val="18"/>
              </w:rPr>
              <w:t>FindCareApp.tsx will be modified to call the PromptAssemblyFactory endpoint instead of /classify and /search directly.</w:t>
            </w:r>
          </w:p>
        </w:tc>
      </w:tr>
      <w:tr w:rsidR="00A61419" w14:paraId="64FD2556" w14:textId="77777777">
        <w:tc>
          <w:tcPr>
            <w:tcW w:w="4320" w:type="dxa"/>
          </w:tcPr>
          <w:p w14:paraId="6FD60E22" w14:textId="77777777" w:rsidR="00A61419" w:rsidRDefault="00000000">
            <w:r>
              <w:rPr>
                <w:sz w:val="18"/>
              </w:rPr>
              <w:t>A-03</w:t>
            </w:r>
          </w:p>
        </w:tc>
        <w:tc>
          <w:tcPr>
            <w:tcW w:w="4320" w:type="dxa"/>
          </w:tcPr>
          <w:p w14:paraId="01E90F50" w14:textId="77777777" w:rsidR="00A61419" w:rsidRDefault="00000000">
            <w:r>
              <w:rPr>
                <w:sz w:val="18"/>
              </w:rPr>
              <w:t>The PromptAssemblyFactory runs server-side in the FastAPI backend, not client-side.</w:t>
            </w:r>
          </w:p>
        </w:tc>
      </w:tr>
      <w:tr w:rsidR="00A61419" w14:paraId="283ABA76" w14:textId="77777777">
        <w:tc>
          <w:tcPr>
            <w:tcW w:w="4320" w:type="dxa"/>
          </w:tcPr>
          <w:p w14:paraId="5E8E33B4" w14:textId="77777777" w:rsidR="00A61419" w:rsidRDefault="00000000">
            <w:r>
              <w:rPr>
                <w:sz w:val="18"/>
              </w:rPr>
              <w:t>A-04</w:t>
            </w:r>
          </w:p>
        </w:tc>
        <w:tc>
          <w:tcPr>
            <w:tcW w:w="4320" w:type="dxa"/>
          </w:tcPr>
          <w:p w14:paraId="10625A9C" w14:textId="77777777" w:rsidR="00A61419" w:rsidRDefault="00000000">
            <w:r>
              <w:rPr>
                <w:sz w:val="18"/>
              </w:rPr>
              <w:t>Session state (consent status, conversation history, off-topic counter) is maintained per browser session via the existing session token mechanism.</w:t>
            </w:r>
          </w:p>
        </w:tc>
      </w:tr>
      <w:tr w:rsidR="00A61419" w14:paraId="20F1EACA" w14:textId="77777777">
        <w:tc>
          <w:tcPr>
            <w:tcW w:w="4320" w:type="dxa"/>
          </w:tcPr>
          <w:p w14:paraId="701005A6" w14:textId="77777777" w:rsidR="00A61419" w:rsidRDefault="00000000">
            <w:r>
              <w:rPr>
                <w:sz w:val="18"/>
              </w:rPr>
              <w:t>A-05</w:t>
            </w:r>
          </w:p>
        </w:tc>
        <w:tc>
          <w:tcPr>
            <w:tcW w:w="4320" w:type="dxa"/>
          </w:tcPr>
          <w:p w14:paraId="31B5A7C4" w14:textId="77777777" w:rsidR="00A61419" w:rsidRDefault="00000000">
            <w:r>
              <w:rPr>
                <w:sz w:val="18"/>
              </w:rPr>
              <w:t>The ToolRouter and all registered tools remain unchanged. Sub-factories dispatch to them through the existing tool loop.</w:t>
            </w:r>
          </w:p>
        </w:tc>
      </w:tr>
      <w:tr w:rsidR="00A61419" w14:paraId="16F47A24" w14:textId="77777777">
        <w:tc>
          <w:tcPr>
            <w:tcW w:w="4320" w:type="dxa"/>
          </w:tcPr>
          <w:p w14:paraId="7BC90006" w14:textId="77777777" w:rsidR="00A61419" w:rsidRDefault="00000000">
            <w:r>
              <w:rPr>
                <w:sz w:val="18"/>
              </w:rPr>
              <w:t>A-06</w:t>
            </w:r>
          </w:p>
        </w:tc>
        <w:tc>
          <w:tcPr>
            <w:tcW w:w="4320" w:type="dxa"/>
          </w:tcPr>
          <w:p w14:paraId="6912F2AB" w14:textId="77777777" w:rsidR="00A61419" w:rsidRDefault="00000000">
            <w:r>
              <w:rPr>
                <w:sz w:val="18"/>
              </w:rPr>
              <w:t>No new LLM models are introduced. The existing GPT-4.1 chat model and GPT-4.1-mini for extraction/classification remain. A commodity LLM is used for off-topic downgrade.</w:t>
            </w:r>
          </w:p>
        </w:tc>
      </w:tr>
    </w:tbl>
    <w:p w14:paraId="3BFE7FC2" w14:textId="77777777" w:rsidR="00A61419" w:rsidRDefault="00000000">
      <w:r>
        <w:t>____________________________________________________________</w:t>
      </w:r>
    </w:p>
    <w:p w14:paraId="2D7816A9" w14:textId="77777777" w:rsidR="00A61419" w:rsidRDefault="00000000">
      <w:pPr>
        <w:pStyle w:val="Heading1"/>
      </w:pPr>
      <w:r>
        <w:t>9. Known Gaps — What This Design Does NOT Cover</w:t>
      </w:r>
    </w:p>
    <w:tbl>
      <w:tblPr>
        <w:tblStyle w:val="TableGrid"/>
        <w:tblW w:w="0" w:type="auto"/>
        <w:tblLook w:val="04A0" w:firstRow="1" w:lastRow="0" w:firstColumn="1" w:lastColumn="0" w:noHBand="0" w:noVBand="1"/>
      </w:tblPr>
      <w:tblGrid>
        <w:gridCol w:w="2160"/>
        <w:gridCol w:w="2160"/>
        <w:gridCol w:w="2160"/>
        <w:gridCol w:w="2160"/>
      </w:tblGrid>
      <w:tr w:rsidR="00A61419" w14:paraId="403BA5B7" w14:textId="77777777">
        <w:tc>
          <w:tcPr>
            <w:tcW w:w="2160" w:type="dxa"/>
          </w:tcPr>
          <w:p w14:paraId="730A1B6C" w14:textId="77777777" w:rsidR="00A61419" w:rsidRDefault="00000000">
            <w:r>
              <w:rPr>
                <w:b/>
                <w:sz w:val="18"/>
              </w:rPr>
              <w:t>#</w:t>
            </w:r>
          </w:p>
        </w:tc>
        <w:tc>
          <w:tcPr>
            <w:tcW w:w="2160" w:type="dxa"/>
          </w:tcPr>
          <w:p w14:paraId="65CAE9C1" w14:textId="77777777" w:rsidR="00A61419" w:rsidRDefault="00000000">
            <w:r>
              <w:rPr>
                <w:b/>
                <w:sz w:val="18"/>
              </w:rPr>
              <w:t>Gap</w:t>
            </w:r>
          </w:p>
        </w:tc>
        <w:tc>
          <w:tcPr>
            <w:tcW w:w="2160" w:type="dxa"/>
          </w:tcPr>
          <w:p w14:paraId="34768421" w14:textId="77777777" w:rsidR="00A61419" w:rsidRDefault="00000000">
            <w:r>
              <w:rPr>
                <w:b/>
                <w:sz w:val="18"/>
              </w:rPr>
              <w:t>Impact</w:t>
            </w:r>
          </w:p>
        </w:tc>
        <w:tc>
          <w:tcPr>
            <w:tcW w:w="2160" w:type="dxa"/>
          </w:tcPr>
          <w:p w14:paraId="41B7B8DC" w14:textId="77777777" w:rsidR="00A61419" w:rsidRDefault="00000000">
            <w:r>
              <w:rPr>
                <w:b/>
                <w:sz w:val="18"/>
              </w:rPr>
              <w:t>Mitigation</w:t>
            </w:r>
          </w:p>
        </w:tc>
      </w:tr>
      <w:tr w:rsidR="00A61419" w14:paraId="453B3596" w14:textId="77777777">
        <w:tc>
          <w:tcPr>
            <w:tcW w:w="2160" w:type="dxa"/>
          </w:tcPr>
          <w:p w14:paraId="4B51367F" w14:textId="77777777" w:rsidR="00A61419" w:rsidRDefault="00000000">
            <w:r>
              <w:rPr>
                <w:sz w:val="18"/>
              </w:rPr>
              <w:t>G-01</w:t>
            </w:r>
          </w:p>
        </w:tc>
        <w:tc>
          <w:tcPr>
            <w:tcW w:w="2160" w:type="dxa"/>
          </w:tcPr>
          <w:p w14:paraId="05A477E3" w14:textId="77777777" w:rsidR="00A61419" w:rsidRDefault="00000000">
            <w:r>
              <w:rPr>
                <w:sz w:val="18"/>
              </w:rPr>
              <w:t>UMLS CPT code compliance (F3)</w:t>
            </w:r>
          </w:p>
        </w:tc>
        <w:tc>
          <w:tcPr>
            <w:tcW w:w="2160" w:type="dxa"/>
          </w:tcPr>
          <w:p w14:paraId="1197F976" w14:textId="77777777" w:rsidR="00A61419" w:rsidRDefault="00000000">
            <w:r>
              <w:rPr>
                <w:sz w:val="18"/>
              </w:rPr>
              <w:t>Legal pre-launch blocker</w:t>
            </w:r>
          </w:p>
        </w:tc>
        <w:tc>
          <w:tcPr>
            <w:tcW w:w="2160" w:type="dxa"/>
          </w:tcPr>
          <w:p w14:paraId="0E49EDFA" w14:textId="77777777" w:rsidR="00A61419" w:rsidRDefault="00000000">
            <w:r>
              <w:rPr>
                <w:sz w:val="18"/>
              </w:rPr>
              <w:t>SharedServicesFactory post-processing. Separate legal workstream required.</w:t>
            </w:r>
          </w:p>
        </w:tc>
      </w:tr>
      <w:tr w:rsidR="00A61419" w14:paraId="43333E7C" w14:textId="77777777">
        <w:tc>
          <w:tcPr>
            <w:tcW w:w="2160" w:type="dxa"/>
          </w:tcPr>
          <w:p w14:paraId="0B8383F4" w14:textId="77777777" w:rsidR="00A61419" w:rsidRDefault="00000000">
            <w:r>
              <w:rPr>
                <w:sz w:val="18"/>
              </w:rPr>
              <w:t>G-02</w:t>
            </w:r>
          </w:p>
        </w:tc>
        <w:tc>
          <w:tcPr>
            <w:tcW w:w="2160" w:type="dxa"/>
          </w:tcPr>
          <w:p w14:paraId="4F69CD8E" w14:textId="77777777" w:rsidR="00A61419" w:rsidRDefault="00000000">
            <w:r>
              <w:rPr>
                <w:sz w:val="18"/>
              </w:rPr>
              <w:t>ChatWindow.tsx formal retirement (F4)</w:t>
            </w:r>
          </w:p>
        </w:tc>
        <w:tc>
          <w:tcPr>
            <w:tcW w:w="2160" w:type="dxa"/>
          </w:tcPr>
          <w:p w14:paraId="28FF96FB" w14:textId="77777777" w:rsidR="00A61419" w:rsidRDefault="00000000">
            <w:r>
              <w:rPr>
                <w:sz w:val="18"/>
              </w:rPr>
              <w:t>Governance debt</w:t>
            </w:r>
          </w:p>
        </w:tc>
        <w:tc>
          <w:tcPr>
            <w:tcW w:w="2160" w:type="dxa"/>
          </w:tcPr>
          <w:p w14:paraId="704FDF37" w14:textId="77777777" w:rsidR="00A61419" w:rsidRDefault="00000000">
            <w:r>
              <w:rPr>
                <w:sz w:val="18"/>
              </w:rPr>
              <w:t>File a story explicitly listing each capability: retire, re-implement, or defer.</w:t>
            </w:r>
          </w:p>
        </w:tc>
      </w:tr>
      <w:tr w:rsidR="00A61419" w14:paraId="4CE22020" w14:textId="77777777">
        <w:tc>
          <w:tcPr>
            <w:tcW w:w="2160" w:type="dxa"/>
          </w:tcPr>
          <w:p w14:paraId="1FF0FE7B" w14:textId="77777777" w:rsidR="00A61419" w:rsidRDefault="00000000">
            <w:r>
              <w:rPr>
                <w:sz w:val="18"/>
              </w:rPr>
              <w:t>G-03</w:t>
            </w:r>
          </w:p>
        </w:tc>
        <w:tc>
          <w:tcPr>
            <w:tcW w:w="2160" w:type="dxa"/>
          </w:tcPr>
          <w:p w14:paraId="7B5F6994" w14:textId="77777777" w:rsidR="00A61419" w:rsidRDefault="00000000">
            <w:r>
              <w:rPr>
                <w:sz w:val="18"/>
              </w:rPr>
              <w:t>Regex specialty fallback (F6)</w:t>
            </w:r>
          </w:p>
        </w:tc>
        <w:tc>
          <w:tcPr>
            <w:tcW w:w="2160" w:type="dxa"/>
          </w:tcPr>
          <w:p w14:paraId="16625C1D" w14:textId="77777777" w:rsidR="00A61419" w:rsidRDefault="00000000">
            <w:r>
              <w:rPr>
                <w:sz w:val="18"/>
              </w:rPr>
              <w:t>Silent failure if vector index missing</w:t>
            </w:r>
          </w:p>
        </w:tc>
        <w:tc>
          <w:tcPr>
            <w:tcW w:w="2160" w:type="dxa"/>
          </w:tcPr>
          <w:p w14:paraId="56747610" w14:textId="77777777" w:rsidR="00A61419" w:rsidRDefault="00000000">
            <w:r>
              <w:rPr>
                <w:sz w:val="18"/>
              </w:rPr>
              <w:t xml:space="preserve">Add try/except in SpecialtyService with </w:t>
            </w:r>
            <w:r>
              <w:rPr>
                <w:sz w:val="18"/>
              </w:rPr>
              <w:lastRenderedPageBreak/>
              <w:t>substring fallback. Independent of factory.</w:t>
            </w:r>
          </w:p>
        </w:tc>
      </w:tr>
      <w:tr w:rsidR="00A61419" w14:paraId="7C28AC85" w14:textId="77777777">
        <w:tc>
          <w:tcPr>
            <w:tcW w:w="2160" w:type="dxa"/>
          </w:tcPr>
          <w:p w14:paraId="19F73D13" w14:textId="77777777" w:rsidR="00A61419" w:rsidRDefault="00000000">
            <w:r>
              <w:rPr>
                <w:sz w:val="18"/>
              </w:rPr>
              <w:lastRenderedPageBreak/>
              <w:t>G-04</w:t>
            </w:r>
          </w:p>
        </w:tc>
        <w:tc>
          <w:tcPr>
            <w:tcW w:w="2160" w:type="dxa"/>
          </w:tcPr>
          <w:p w14:paraId="3CEEC663" w14:textId="77777777" w:rsidR="00A61419" w:rsidRDefault="00000000">
            <w:r>
              <w:rPr>
                <w:sz w:val="18"/>
              </w:rPr>
              <w:t>HuggingFace mTLS (F9)</w:t>
            </w:r>
          </w:p>
        </w:tc>
        <w:tc>
          <w:tcPr>
            <w:tcW w:w="2160" w:type="dxa"/>
          </w:tcPr>
          <w:p w14:paraId="2F3D9E8E" w14:textId="77777777" w:rsidR="00A61419" w:rsidRDefault="00000000">
            <w:r>
              <w:rPr>
                <w:sz w:val="18"/>
              </w:rPr>
              <w:t>Security gap in deployed environment</w:t>
            </w:r>
          </w:p>
        </w:tc>
        <w:tc>
          <w:tcPr>
            <w:tcW w:w="2160" w:type="dxa"/>
          </w:tcPr>
          <w:p w14:paraId="69F87836" w14:textId="77777777" w:rsidR="00A61419" w:rsidRDefault="00000000">
            <w:r>
              <w:rPr>
                <w:sz w:val="18"/>
              </w:rPr>
              <w:t>Implement SEC-CERTAUTH-REMOTE. Independent of factory.</w:t>
            </w:r>
          </w:p>
        </w:tc>
      </w:tr>
      <w:tr w:rsidR="00A61419" w14:paraId="17E612F2" w14:textId="77777777">
        <w:tc>
          <w:tcPr>
            <w:tcW w:w="2160" w:type="dxa"/>
          </w:tcPr>
          <w:p w14:paraId="3F6F62A7" w14:textId="77777777" w:rsidR="00A61419" w:rsidRDefault="00000000">
            <w:r>
              <w:rPr>
                <w:sz w:val="18"/>
              </w:rPr>
              <w:t>G-05</w:t>
            </w:r>
          </w:p>
        </w:tc>
        <w:tc>
          <w:tcPr>
            <w:tcW w:w="2160" w:type="dxa"/>
          </w:tcPr>
          <w:p w14:paraId="2F286FB8" w14:textId="77777777" w:rsidR="00A61419" w:rsidRDefault="00000000">
            <w:r>
              <w:rPr>
                <w:sz w:val="18"/>
              </w:rPr>
              <w:t>Schema drift between factory output and tool contracts</w:t>
            </w:r>
          </w:p>
        </w:tc>
        <w:tc>
          <w:tcPr>
            <w:tcW w:w="2160" w:type="dxa"/>
          </w:tcPr>
          <w:p w14:paraId="3D52B186" w14:textId="77777777" w:rsidR="00A61419" w:rsidRDefault="00000000">
            <w:r>
              <w:rPr>
                <w:sz w:val="18"/>
              </w:rPr>
              <w:t>Silent degradation</w:t>
            </w:r>
          </w:p>
        </w:tc>
        <w:tc>
          <w:tcPr>
            <w:tcW w:w="2160" w:type="dxa"/>
          </w:tcPr>
          <w:p w14:paraId="287126B1" w14:textId="77777777" w:rsidR="00A61419" w:rsidRDefault="00000000">
            <w:r>
              <w:rPr>
                <w:sz w:val="18"/>
              </w:rPr>
              <w:t>Extend SchemaDriftDetector to cover PromptPart schemas.</w:t>
            </w:r>
          </w:p>
        </w:tc>
      </w:tr>
      <w:tr w:rsidR="00A61419" w14:paraId="3B5B1114" w14:textId="77777777">
        <w:tc>
          <w:tcPr>
            <w:tcW w:w="2160" w:type="dxa"/>
          </w:tcPr>
          <w:p w14:paraId="70717BB1" w14:textId="77777777" w:rsidR="00A61419" w:rsidRDefault="00000000">
            <w:r>
              <w:rPr>
                <w:sz w:val="18"/>
              </w:rPr>
              <w:t>G-06</w:t>
            </w:r>
          </w:p>
        </w:tc>
        <w:tc>
          <w:tcPr>
            <w:tcW w:w="2160" w:type="dxa"/>
          </w:tcPr>
          <w:p w14:paraId="4CA334D4" w14:textId="77777777" w:rsidR="00A61419" w:rsidRDefault="00000000">
            <w:r>
              <w:rPr>
                <w:sz w:val="18"/>
              </w:rPr>
              <w:t>FindCareApp UI rendering of narrative responses</w:t>
            </w:r>
          </w:p>
        </w:tc>
        <w:tc>
          <w:tcPr>
            <w:tcW w:w="2160" w:type="dxa"/>
          </w:tcPr>
          <w:p w14:paraId="2C2E88DA" w14:textId="77777777" w:rsidR="00A61419" w:rsidRDefault="00000000">
            <w:r>
              <w:rPr>
                <w:sz w:val="18"/>
              </w:rPr>
              <w:t>Users see only provider cards</w:t>
            </w:r>
          </w:p>
        </w:tc>
        <w:tc>
          <w:tcPr>
            <w:tcW w:w="2160" w:type="dxa"/>
          </w:tcPr>
          <w:p w14:paraId="1044D2E3" w14:textId="77777777" w:rsidR="00A61419" w:rsidRDefault="00000000">
            <w:r>
              <w:rPr>
                <w:sz w:val="18"/>
              </w:rPr>
              <w:t>Frontend must detect response_type and render narrative Markdown when appropriate.</w:t>
            </w:r>
          </w:p>
        </w:tc>
      </w:tr>
    </w:tbl>
    <w:p w14:paraId="2FAAF21A" w14:textId="77777777" w:rsidR="00A61419" w:rsidRDefault="00000000">
      <w:r>
        <w:t>____________________________________________________________</w:t>
      </w:r>
    </w:p>
    <w:p w14:paraId="4C168E03" w14:textId="77777777" w:rsidR="00A61419" w:rsidRDefault="00000000">
      <w:pPr>
        <w:pStyle w:val="Heading1"/>
      </w:pPr>
      <w:r>
        <w:t>10. Backlog</w:t>
      </w:r>
    </w:p>
    <w:p w14:paraId="1852D645" w14:textId="77777777" w:rsidR="00A61419" w:rsidRDefault="00000000">
      <w:r>
        <w:t>(Pending — features, stories, requirements with B/T separation per engineering rule v4-035. Will be created after Boss approves the architecture.)</w:t>
      </w:r>
    </w:p>
    <w:sectPr w:rsidR="00A614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663428">
    <w:abstractNumId w:val="8"/>
  </w:num>
  <w:num w:numId="2" w16cid:durableId="849296164">
    <w:abstractNumId w:val="6"/>
  </w:num>
  <w:num w:numId="3" w16cid:durableId="1919752664">
    <w:abstractNumId w:val="5"/>
  </w:num>
  <w:num w:numId="4" w16cid:durableId="272830237">
    <w:abstractNumId w:val="4"/>
  </w:num>
  <w:num w:numId="5" w16cid:durableId="2129658316">
    <w:abstractNumId w:val="7"/>
  </w:num>
  <w:num w:numId="6" w16cid:durableId="1070737783">
    <w:abstractNumId w:val="3"/>
  </w:num>
  <w:num w:numId="7" w16cid:durableId="1282029848">
    <w:abstractNumId w:val="2"/>
  </w:num>
  <w:num w:numId="8" w16cid:durableId="776028875">
    <w:abstractNumId w:val="1"/>
  </w:num>
  <w:num w:numId="9" w16cid:durableId="331186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38"/>
    <w:rsid w:val="00034616"/>
    <w:rsid w:val="0006063C"/>
    <w:rsid w:val="0015074B"/>
    <w:rsid w:val="0029639D"/>
    <w:rsid w:val="00326F90"/>
    <w:rsid w:val="00786D7C"/>
    <w:rsid w:val="00A20BCE"/>
    <w:rsid w:val="00A61419"/>
    <w:rsid w:val="00AA1D8D"/>
    <w:rsid w:val="00B47730"/>
    <w:rsid w:val="00C808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F27A5"/>
  <w14:defaultImageDpi w14:val="300"/>
  <w15:docId w15:val="{DA4F4675-89F8-44C7-9245-B3E7752A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20BCE"/>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4416</Words>
  <Characters>29374</Characters>
  <Application>Microsoft Office Word</Application>
  <DocSecurity>0</DocSecurity>
  <Lines>1129</Lines>
  <Paragraphs>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2026-04-15T20:50:00Z</dcterms:created>
  <dcterms:modified xsi:type="dcterms:W3CDTF">2026-04-15T20:50:00Z</dcterms:modified>
  <cp:category/>
</cp:coreProperties>
</file>